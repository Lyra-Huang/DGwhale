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FC02C" w14:textId="77777777" w:rsidR="00093086" w:rsidRDefault="00093086">
      <w:pPr>
        <w:spacing w:line="480" w:lineRule="auto"/>
        <w:pPrChange w:id="0" w:author="Tracey Rogers" w:date="2021-04-12T14:13:00Z">
          <w:pPr/>
        </w:pPrChange>
      </w:pPr>
      <w:r>
        <w:t>Availability to food drives phenological changes in pygmy blue whales in the middle of the Indian Ocean</w:t>
      </w:r>
    </w:p>
    <w:p w14:paraId="01E90F69" w14:textId="59DC2FCD" w:rsidR="0097691A" w:rsidRDefault="0097691A">
      <w:pPr>
        <w:spacing w:line="480" w:lineRule="auto"/>
        <w:pPrChange w:id="1" w:author="Tracey Rogers" w:date="2021-04-12T14:13:00Z">
          <w:pPr/>
        </w:pPrChange>
      </w:pPr>
    </w:p>
    <w:p w14:paraId="6F22A0D0" w14:textId="5DDF43C4" w:rsidR="00093086" w:rsidRDefault="00093086">
      <w:pPr>
        <w:spacing w:line="480" w:lineRule="auto"/>
        <w:rPr>
          <w:ins w:id="2" w:author="Tracey Rogers" w:date="2021-04-12T14:11:00Z"/>
        </w:rPr>
        <w:pPrChange w:id="3" w:author="Tracey Rogers" w:date="2021-04-12T14:13:00Z">
          <w:pPr/>
        </w:pPrChange>
      </w:pPr>
      <w:r>
        <w:t>Junlin Huang, Emmanuelle Leroy,</w:t>
      </w:r>
      <w:r w:rsidR="00612068">
        <w:t xml:space="preserve"> Gary Truong,</w:t>
      </w:r>
      <w:r w:rsidR="00213C92">
        <w:t xml:space="preserve"> </w:t>
      </w:r>
      <w:r>
        <w:t>Tracey Rogers</w:t>
      </w:r>
    </w:p>
    <w:p w14:paraId="7D4B25F0" w14:textId="77777777" w:rsidR="00057C5E" w:rsidRDefault="00057C5E">
      <w:pPr>
        <w:spacing w:line="480" w:lineRule="auto"/>
        <w:rPr>
          <w:ins w:id="4" w:author="Tracey Rogers" w:date="2021-04-12T14:12:00Z"/>
        </w:rPr>
        <w:pPrChange w:id="5" w:author="Tracey Rogers" w:date="2021-04-12T14:13:00Z">
          <w:pPr/>
        </w:pPrChange>
      </w:pPr>
    </w:p>
    <w:p w14:paraId="5C692EDF" w14:textId="6D0940F6" w:rsidR="00057C5E" w:rsidRDefault="00057C5E">
      <w:pPr>
        <w:spacing w:line="480" w:lineRule="auto"/>
        <w:rPr>
          <w:ins w:id="6" w:author="Tracey Rogers" w:date="2021-04-12T14:12:00Z"/>
        </w:rPr>
        <w:pPrChange w:id="7" w:author="Tracey Rogers" w:date="2021-04-12T14:13:00Z">
          <w:pPr/>
        </w:pPrChange>
      </w:pPr>
      <w:ins w:id="8" w:author="Tracey Rogers" w:date="2021-04-12T14:12:00Z">
        <w:r>
          <w:t>General sentence why did study…</w:t>
        </w:r>
      </w:ins>
    </w:p>
    <w:p w14:paraId="1BFAE062" w14:textId="4C425D4D" w:rsidR="00057C5E" w:rsidRDefault="00057C5E" w:rsidP="00057C5E">
      <w:pPr>
        <w:spacing w:line="480" w:lineRule="auto"/>
        <w:rPr>
          <w:ins w:id="9" w:author="Tracey Rogers" w:date="2021-04-12T14:14:00Z"/>
        </w:rPr>
      </w:pPr>
      <w:ins w:id="10" w:author="Tracey Rogers" w:date="2021-04-12T14:11:00Z">
        <w:r>
          <w:t>Here, we report</w:t>
        </w:r>
      </w:ins>
      <w:ins w:id="11" w:author="Tracey Rogers" w:date="2021-04-12T14:12:00Z">
        <w:r>
          <w:t xml:space="preserve"> </w:t>
        </w:r>
      </w:ins>
      <w:ins w:id="12" w:author="Tracey Rogers" w:date="2021-04-12T14:14:00Z">
        <w:r>
          <w:t>changes in</w:t>
        </w:r>
      </w:ins>
      <w:ins w:id="13" w:author="Tracey Rogers" w:date="2021-04-12T14:11:00Z">
        <w:r>
          <w:t xml:space="preserve"> </w:t>
        </w:r>
      </w:ins>
      <w:ins w:id="14" w:author="Tracey Rogers" w:date="2021-04-12T14:18:00Z">
        <w:r>
          <w:t>blue</w:t>
        </w:r>
        <w:r w:rsidRPr="00057C5E">
          <w:t xml:space="preserve"> whale phenology </w:t>
        </w:r>
        <w:r>
          <w:t xml:space="preserve">using </w:t>
        </w:r>
      </w:ins>
      <w:ins w:id="15" w:author="Tracey Rogers" w:date="2021-04-12T14:11:00Z">
        <w:r>
          <w:t>acoustic detect</w:t>
        </w:r>
      </w:ins>
      <w:ins w:id="16" w:author="Tracey Rogers" w:date="2021-04-12T14:19:00Z">
        <w:r>
          <w:t>ions as</w:t>
        </w:r>
      </w:ins>
      <w:ins w:id="17" w:author="Tracey Rogers" w:date="2021-04-12T14:11:00Z">
        <w:r>
          <w:t xml:space="preserve"> presence of </w:t>
        </w:r>
      </w:ins>
      <w:ins w:id="18" w:author="Tracey Rogers" w:date="2021-04-12T14:12:00Z">
        <w:r>
          <w:t>blue</w:t>
        </w:r>
      </w:ins>
      <w:ins w:id="19" w:author="Tracey Rogers" w:date="2021-04-12T14:11:00Z">
        <w:r>
          <w:t xml:space="preserve"> whales in </w:t>
        </w:r>
      </w:ins>
      <w:ins w:id="20" w:author="Tracey Rogers" w:date="2021-04-12T14:14:00Z">
        <w:r>
          <w:t>central Indian Ocean</w:t>
        </w:r>
      </w:ins>
      <w:ins w:id="21" w:author="Tracey Rogers" w:date="2021-04-12T14:11:00Z">
        <w:r>
          <w:t xml:space="preserve"> over a nearly </w:t>
        </w:r>
      </w:ins>
      <w:ins w:id="22" w:author="Tracey Rogers" w:date="2021-04-12T14:28:00Z">
        <w:r w:rsidR="005776E8">
          <w:t>17</w:t>
        </w:r>
      </w:ins>
      <w:ins w:id="23" w:author="Tracey Rogers" w:date="2021-04-12T14:11:00Z">
        <w:r>
          <w:t xml:space="preserve"> year</w:t>
        </w:r>
      </w:ins>
      <w:ins w:id="24" w:author="Tracey Rogers" w:date="2021-04-12T14:28:00Z">
        <w:r w:rsidR="005776E8">
          <w:t>s</w:t>
        </w:r>
      </w:ins>
      <w:ins w:id="25" w:author="Tracey Rogers" w:date="2021-04-12T14:11:00Z">
        <w:r>
          <w:t xml:space="preserve">, </w:t>
        </w:r>
        <w:r w:rsidRPr="00057C5E">
          <w:rPr>
            <w:highlight w:val="cyan"/>
            <w:rPrChange w:id="26" w:author="Tracey Rogers" w:date="2021-04-12T14:13:00Z">
              <w:rPr/>
            </w:rPrChange>
          </w:rPr>
          <w:t>July 2007–April 2013</w:t>
        </w:r>
        <w:r>
          <w:t xml:space="preserve">, a time of both rapid </w:t>
        </w:r>
        <w:proofErr w:type="gramStart"/>
        <w:r>
          <w:t>ocean</w:t>
        </w:r>
        <w:proofErr w:type="gramEnd"/>
        <w:r>
          <w:t xml:space="preserve"> warming throughout the</w:t>
        </w:r>
      </w:ins>
      <w:ins w:id="27" w:author="Tracey Rogers" w:date="2021-04-12T14:13:00Z">
        <w:r>
          <w:t xml:space="preserve"> </w:t>
        </w:r>
      </w:ins>
      <w:ins w:id="28" w:author="Tracey Rogers" w:date="2021-04-12T14:15:00Z">
        <w:r>
          <w:t>Southern Hemisphere oceans</w:t>
        </w:r>
      </w:ins>
      <w:ins w:id="29" w:author="Tracey Rogers" w:date="2021-04-12T14:11:00Z">
        <w:r>
          <w:t xml:space="preserve">. </w:t>
        </w:r>
      </w:ins>
    </w:p>
    <w:p w14:paraId="3A6F3BCE" w14:textId="77777777" w:rsidR="00057C5E" w:rsidRDefault="00057C5E" w:rsidP="00057C5E">
      <w:pPr>
        <w:spacing w:line="480" w:lineRule="auto"/>
        <w:rPr>
          <w:ins w:id="30" w:author="Tracey Rogers" w:date="2021-04-12T14:15:00Z"/>
        </w:rPr>
      </w:pPr>
      <w:ins w:id="31" w:author="Tracey Rogers" w:date="2021-04-12T14:11:00Z">
        <w:r>
          <w:t>We applied</w:t>
        </w:r>
      </w:ins>
      <w:ins w:id="32" w:author="Tracey Rogers" w:date="2021-04-12T14:13:00Z">
        <w:r>
          <w:t xml:space="preserve"> </w:t>
        </w:r>
      </w:ins>
      <w:ins w:id="33" w:author="Tracey Rogers" w:date="2021-04-12T14:11:00Z">
        <w:r>
          <w:rPr>
            <w:rFonts w:hint="eastAsia"/>
          </w:rPr>
          <w:t xml:space="preserve">an automated detection algorithm to assess hourly presence of right whale </w:t>
        </w:r>
        <w:r>
          <w:rPr>
            <w:rFonts w:hint="eastAsia"/>
          </w:rPr>
          <w:t>“</w:t>
        </w:r>
        <w:r>
          <w:rPr>
            <w:rFonts w:hint="eastAsia"/>
          </w:rPr>
          <w:t>up</w:t>
        </w:r>
        <w:r>
          <w:rPr>
            <w:rFonts w:hint="eastAsia"/>
          </w:rPr>
          <w:t>‐</w:t>
        </w:r>
        <w:r>
          <w:rPr>
            <w:rFonts w:hint="eastAsia"/>
          </w:rPr>
          <w:t>calls</w:t>
        </w:r>
        <w:r>
          <w:rPr>
            <w:rFonts w:hint="eastAsia"/>
          </w:rPr>
          <w:t>”</w:t>
        </w:r>
      </w:ins>
      <w:ins w:id="34" w:author="Tracey Rogers" w:date="2021-04-12T14:14:00Z">
        <w:r>
          <w:rPr>
            <w:rFonts w:hint="eastAsia"/>
          </w:rPr>
          <w:t xml:space="preserve"> </w:t>
        </w:r>
      </w:ins>
      <w:ins w:id="35" w:author="Tracey Rogers" w:date="2021-04-12T14:11:00Z">
        <w:r>
          <w:rPr>
            <w:rFonts w:hint="eastAsia"/>
          </w:rPr>
          <w:t>in recordings from a 19</w:t>
        </w:r>
        <w:r>
          <w:rPr>
            <w:rFonts w:hint="eastAsia"/>
          </w:rPr>
          <w:t>‐</w:t>
        </w:r>
        <w:r>
          <w:rPr>
            <w:rFonts w:hint="eastAsia"/>
          </w:rPr>
          <w:t>channel acoustic array covering approximately 4,000 km2 in</w:t>
        </w:r>
      </w:ins>
      <w:ins w:id="36" w:author="Tracey Rogers" w:date="2021-04-12T14:14:00Z">
        <w:r>
          <w:t xml:space="preserve"> </w:t>
        </w:r>
      </w:ins>
      <w:ins w:id="37" w:author="Tracey Rogers" w:date="2021-04-12T14:11:00Z">
        <w:r>
          <w:rPr>
            <w:rFonts w:hint="eastAsia"/>
          </w:rPr>
          <w:t xml:space="preserve">MB. </w:t>
        </w:r>
      </w:ins>
    </w:p>
    <w:p w14:paraId="55C67C35" w14:textId="791A9F76" w:rsidR="00057C5E" w:rsidRDefault="00057C5E">
      <w:pPr>
        <w:spacing w:line="480" w:lineRule="auto"/>
        <w:rPr>
          <w:ins w:id="38" w:author="Tracey Rogers" w:date="2021-04-12T14:11:00Z"/>
        </w:rPr>
        <w:pPrChange w:id="39" w:author="Tracey Rogers" w:date="2021-04-12T14:13:00Z">
          <w:pPr/>
        </w:pPrChange>
      </w:pPr>
      <w:ins w:id="40" w:author="Tracey Rogers" w:date="2021-04-12T14:11:00Z">
        <w:r>
          <w:rPr>
            <w:rFonts w:hint="eastAsia"/>
          </w:rPr>
          <w:t>Over the survey, up</w:t>
        </w:r>
        <w:r>
          <w:rPr>
            <w:rFonts w:hint="eastAsia"/>
          </w:rPr>
          <w:t>‐</w:t>
        </w:r>
        <w:r>
          <w:rPr>
            <w:rFonts w:hint="eastAsia"/>
          </w:rPr>
          <w:t>calls were detected in 95% of 8 day periods. In each year, as</w:t>
        </w:r>
      </w:ins>
      <w:ins w:id="41" w:author="Tracey Rogers" w:date="2021-04-12T14:15:00Z">
        <w:r>
          <w:t xml:space="preserve"> </w:t>
        </w:r>
      </w:ins>
      <w:ins w:id="42" w:author="Tracey Rogers" w:date="2021-04-12T14:11:00Z">
        <w:r>
          <w:rPr>
            <w:rFonts w:hint="eastAsia"/>
          </w:rPr>
          <w:t xml:space="preserve">expected, we observed a </w:t>
        </w:r>
        <w:r>
          <w:rPr>
            <w:rFonts w:hint="eastAsia"/>
          </w:rPr>
          <w:t>“</w:t>
        </w:r>
        <w:r>
          <w:rPr>
            <w:rFonts w:hint="eastAsia"/>
          </w:rPr>
          <w:t>peak season</w:t>
        </w:r>
        <w:r>
          <w:rPr>
            <w:rFonts w:hint="eastAsia"/>
          </w:rPr>
          <w:t>”</w:t>
        </w:r>
        <w:r>
          <w:rPr>
            <w:rFonts w:hint="eastAsia"/>
          </w:rPr>
          <w:t xml:space="preserve"> of elevated up</w:t>
        </w:r>
        <w:r>
          <w:rPr>
            <w:rFonts w:hint="eastAsia"/>
          </w:rPr>
          <w:t>‐</w:t>
        </w:r>
        <w:r>
          <w:rPr>
            <w:rFonts w:hint="eastAsia"/>
          </w:rPr>
          <w:t>call detections in late winter</w:t>
        </w:r>
      </w:ins>
      <w:ins w:id="43" w:author="Tracey Rogers" w:date="2021-04-12T14:15:00Z">
        <w:r>
          <w:t xml:space="preserve"> </w:t>
        </w:r>
      </w:ins>
      <w:ins w:id="44" w:author="Tracey Rogers" w:date="2021-04-12T14:11:00Z">
        <w:r>
          <w:t>and early spring corresponding to the season when right whales congregate to feed</w:t>
        </w:r>
      </w:ins>
    </w:p>
    <w:p w14:paraId="6F783779" w14:textId="77777777" w:rsidR="00057C5E" w:rsidRDefault="00057C5E" w:rsidP="00057C5E">
      <w:pPr>
        <w:spacing w:line="480" w:lineRule="auto"/>
        <w:rPr>
          <w:ins w:id="45" w:author="Tracey Rogers" w:date="2021-04-12T14:16:00Z"/>
        </w:rPr>
      </w:pPr>
      <w:ins w:id="46" w:author="Tracey Rogers" w:date="2021-04-12T14:11:00Z">
        <w:r>
          <w:t xml:space="preserve">in CCB. </w:t>
        </w:r>
      </w:ins>
    </w:p>
    <w:p w14:paraId="59C3FC07" w14:textId="3F6828B3" w:rsidR="00057C5E" w:rsidRDefault="00057C5E" w:rsidP="00057C5E">
      <w:pPr>
        <w:spacing w:line="480" w:lineRule="auto"/>
        <w:rPr>
          <w:ins w:id="47" w:author="Tracey Rogers" w:date="2021-04-12T14:17:00Z"/>
        </w:rPr>
      </w:pPr>
      <w:ins w:id="48" w:author="Tracey Rogers" w:date="2021-04-12T14:16:00Z">
        <w:r>
          <w:t>W</w:t>
        </w:r>
      </w:ins>
      <w:ins w:id="49" w:author="Tracey Rogers" w:date="2021-04-12T14:11:00Z">
        <w:r>
          <w:t>e s</w:t>
        </w:r>
      </w:ins>
      <w:ins w:id="50" w:author="Tracey Rogers" w:date="2021-04-12T14:21:00Z">
        <w:r w:rsidR="005776E8">
          <w:t xml:space="preserve">uggest </w:t>
        </w:r>
      </w:ins>
      <w:ins w:id="51" w:author="Tracey Rogers" w:date="2021-04-12T14:11:00Z">
        <w:r>
          <w:t>a</w:t>
        </w:r>
      </w:ins>
      <w:ins w:id="52" w:author="Tracey Rogers" w:date="2021-04-12T14:17:00Z">
        <w:r>
          <w:t xml:space="preserve"> progressive</w:t>
        </w:r>
      </w:ins>
      <w:ins w:id="53" w:author="Tracey Rogers" w:date="2021-04-12T14:11:00Z">
        <w:r>
          <w:t xml:space="preserve"> increase in </w:t>
        </w:r>
      </w:ins>
      <w:ins w:id="54" w:author="Tracey Rogers" w:date="2021-04-12T14:16:00Z">
        <w:r>
          <w:t xml:space="preserve">blue </w:t>
        </w:r>
      </w:ins>
      <w:ins w:id="55" w:author="Tracey Rogers" w:date="2021-04-12T14:11:00Z">
        <w:r>
          <w:t xml:space="preserve">whale occurrence </w:t>
        </w:r>
      </w:ins>
      <w:ins w:id="56" w:author="Tracey Rogers" w:date="2021-04-12T14:17:00Z">
        <w:r>
          <w:t>in the central Indian Ocean</w:t>
        </w:r>
      </w:ins>
      <w:ins w:id="57" w:author="Tracey Rogers" w:date="2021-04-12T14:21:00Z">
        <w:r w:rsidRPr="00057C5E">
          <w:rPr>
            <w:rFonts w:hint="eastAsia"/>
          </w:rPr>
          <w:t xml:space="preserve"> </w:t>
        </w:r>
        <w:r>
          <w:t xml:space="preserve">as </w:t>
        </w:r>
      </w:ins>
      <w:ins w:id="58" w:author="Tracey Rogers" w:date="2021-04-12T14:22:00Z">
        <w:r w:rsidR="005776E8">
          <w:t xml:space="preserve">we show a yearly increase in </w:t>
        </w:r>
      </w:ins>
      <w:ins w:id="59" w:author="Tracey Rogers" w:date="2021-04-12T14:21:00Z">
        <w:r>
          <w:rPr>
            <w:rFonts w:hint="eastAsia"/>
          </w:rPr>
          <w:t xml:space="preserve">the mean percent of hours in which </w:t>
        </w:r>
      </w:ins>
      <w:ins w:id="60" w:author="Tracey Rogers" w:date="2021-04-12T14:22:00Z">
        <w:r w:rsidR="005776E8">
          <w:t xml:space="preserve">blue whale Chagos </w:t>
        </w:r>
      </w:ins>
      <w:ins w:id="61" w:author="Tracey Rogers" w:date="2021-04-12T14:21:00Z">
        <w:r>
          <w:rPr>
            <w:rFonts w:hint="eastAsia"/>
          </w:rPr>
          <w:t>calls</w:t>
        </w:r>
        <w:r>
          <w:t xml:space="preserve"> </w:t>
        </w:r>
      </w:ins>
      <w:ins w:id="62" w:author="Tracey Rogers" w:date="2021-04-12T14:22:00Z">
        <w:r w:rsidR="005776E8">
          <w:t>a</w:t>
        </w:r>
      </w:ins>
      <w:ins w:id="63" w:author="Tracey Rogers" w:date="2021-04-12T14:21:00Z">
        <w:r>
          <w:t>re detected</w:t>
        </w:r>
      </w:ins>
      <w:ins w:id="64" w:author="Tracey Rogers" w:date="2021-04-12T14:17:00Z">
        <w:r>
          <w:t>.</w:t>
        </w:r>
      </w:ins>
    </w:p>
    <w:p w14:paraId="477547EF" w14:textId="77777777" w:rsidR="00057C5E" w:rsidRDefault="00057C5E" w:rsidP="00057C5E">
      <w:pPr>
        <w:spacing w:line="480" w:lineRule="auto"/>
        <w:rPr>
          <w:ins w:id="65" w:author="Tracey Rogers" w:date="2021-04-12T14:19:00Z"/>
        </w:rPr>
      </w:pPr>
    </w:p>
    <w:p w14:paraId="04DB6AD3" w14:textId="77777777" w:rsidR="00057C5E" w:rsidRDefault="00057C5E" w:rsidP="00057C5E">
      <w:pPr>
        <w:spacing w:line="480" w:lineRule="auto"/>
        <w:rPr>
          <w:ins w:id="66" w:author="Tracey Rogers" w:date="2021-04-12T14:20:00Z"/>
        </w:rPr>
      </w:pPr>
      <w:ins w:id="67" w:author="Tracey Rogers" w:date="2021-04-12T14:20:00Z">
        <w:r>
          <w:t>T</w:t>
        </w:r>
      </w:ins>
      <w:ins w:id="68" w:author="Tracey Rogers" w:date="2021-04-12T14:11:00Z">
        <w:r>
          <w:t>he peak season start date varie</w:t>
        </w:r>
      </w:ins>
      <w:ins w:id="69" w:author="Tracey Rogers" w:date="2021-04-12T14:20:00Z">
        <w:r>
          <w:t>s</w:t>
        </w:r>
      </w:ins>
      <w:ins w:id="70" w:author="Tracey Rogers" w:date="2021-04-12T14:11:00Z">
        <w:r>
          <w:t xml:space="preserve"> between 17 January</w:t>
        </w:r>
      </w:ins>
      <w:ins w:id="71" w:author="Tracey Rogers" w:date="2021-04-12T14:20:00Z">
        <w:r>
          <w:t xml:space="preserve"> </w:t>
        </w:r>
      </w:ins>
      <w:ins w:id="72" w:author="Tracey Rogers" w:date="2021-04-12T14:11:00Z">
        <w:r>
          <w:t>and 26 February. Changes in right whale phenology in MB likely reflect broadscale</w:t>
        </w:r>
      </w:ins>
      <w:ins w:id="73" w:author="Tracey Rogers" w:date="2021-04-12T14:20:00Z">
        <w:r>
          <w:t xml:space="preserve"> </w:t>
        </w:r>
      </w:ins>
      <w:ins w:id="74" w:author="Tracey Rogers" w:date="2021-04-12T14:11:00Z">
        <w:r>
          <w:t xml:space="preserve">changes in habitat use in other areas within the species range. </w:t>
        </w:r>
      </w:ins>
    </w:p>
    <w:p w14:paraId="593796EF" w14:textId="459F21AB" w:rsidR="00057C5E" w:rsidRDefault="00057C5E">
      <w:pPr>
        <w:spacing w:line="480" w:lineRule="auto"/>
        <w:pPrChange w:id="75" w:author="Tracey Rogers" w:date="2021-04-12T14:13:00Z">
          <w:pPr/>
        </w:pPrChange>
      </w:pPr>
      <w:ins w:id="76" w:author="Tracey Rogers" w:date="2021-04-12T14:11:00Z">
        <w:r>
          <w:lastRenderedPageBreak/>
          <w:t>This study demonstrates</w:t>
        </w:r>
      </w:ins>
      <w:ins w:id="77" w:author="Tracey Rogers" w:date="2021-04-12T14:20:00Z">
        <w:r>
          <w:t xml:space="preserve"> </w:t>
        </w:r>
      </w:ins>
      <w:ins w:id="78" w:author="Tracey Rogers" w:date="2021-04-12T14:11:00Z">
        <w:r>
          <w:rPr>
            <w:rFonts w:hint="eastAsia"/>
          </w:rPr>
          <w:t>the value of continuous long</w:t>
        </w:r>
        <w:r>
          <w:rPr>
            <w:rFonts w:hint="eastAsia"/>
          </w:rPr>
          <w:t>‐</w:t>
        </w:r>
        <w:r>
          <w:rPr>
            <w:rFonts w:hint="eastAsia"/>
          </w:rPr>
          <w:t>term survey datasets to detect and quantify</w:t>
        </w:r>
      </w:ins>
      <w:ins w:id="79" w:author="Tracey Rogers" w:date="2021-04-12T14:20:00Z">
        <w:r>
          <w:t xml:space="preserve"> </w:t>
        </w:r>
      </w:ins>
      <w:ins w:id="80" w:author="Tracey Rogers" w:date="2021-04-12T14:11:00Z">
        <w:r>
          <w:rPr>
            <w:rFonts w:hint="eastAsia"/>
          </w:rPr>
          <w:t>shifts in cetacean habitat use as environmental conditions change and the long</w:t>
        </w:r>
        <w:r>
          <w:rPr>
            <w:rFonts w:hint="eastAsia"/>
          </w:rPr>
          <w:t>‐</w:t>
        </w:r>
        <w:r>
          <w:rPr>
            <w:rFonts w:hint="eastAsia"/>
          </w:rPr>
          <w:t>term</w:t>
        </w:r>
      </w:ins>
      <w:ins w:id="81" w:author="Tracey Rogers" w:date="2021-04-12T14:20:00Z">
        <w:r>
          <w:t xml:space="preserve"> </w:t>
        </w:r>
      </w:ins>
      <w:ins w:id="82" w:author="Tracey Rogers" w:date="2021-04-12T14:11:00Z">
        <w:r>
          <w:t>continued survival of right whales remains uncertain.</w:t>
        </w:r>
      </w:ins>
    </w:p>
    <w:p w14:paraId="3C7E984F" w14:textId="77777777" w:rsidR="00093086" w:rsidRDefault="00093086">
      <w:pPr>
        <w:spacing w:line="480" w:lineRule="auto"/>
        <w:pPrChange w:id="83" w:author="Tracey Rogers" w:date="2021-04-12T14:13:00Z">
          <w:pPr/>
        </w:pPrChange>
      </w:pPr>
      <w:r>
        <w:br w:type="page"/>
      </w:r>
    </w:p>
    <w:p w14:paraId="0D411E8E" w14:textId="75B5F852" w:rsidR="00093086" w:rsidRDefault="00093086" w:rsidP="00093086">
      <w:pPr>
        <w:spacing w:line="480" w:lineRule="auto"/>
      </w:pPr>
      <w:r>
        <w:lastRenderedPageBreak/>
        <w:t>Abstract</w:t>
      </w:r>
    </w:p>
    <w:p w14:paraId="610451CE" w14:textId="77777777" w:rsidR="00093086" w:rsidRDefault="00093086">
      <w:r>
        <w:br w:type="page"/>
      </w:r>
    </w:p>
    <w:p w14:paraId="58CC801F" w14:textId="72FBD5A2" w:rsidR="00093086" w:rsidRDefault="00093086" w:rsidP="00093086">
      <w:pPr>
        <w:spacing w:line="480" w:lineRule="auto"/>
      </w:pPr>
      <w:r>
        <w:lastRenderedPageBreak/>
        <w:t>Introduction</w:t>
      </w:r>
    </w:p>
    <w:p w14:paraId="423F9DF0" w14:textId="77777777" w:rsidR="00093086" w:rsidRDefault="00093086" w:rsidP="00093086">
      <w:pPr>
        <w:spacing w:line="480" w:lineRule="auto"/>
      </w:pPr>
    </w:p>
    <w:p w14:paraId="43E19E21" w14:textId="77777777" w:rsidR="00CA7B57" w:rsidRDefault="00CA7B57" w:rsidP="00CA7B57">
      <w:pPr>
        <w:pStyle w:val="ListParagraph"/>
        <w:numPr>
          <w:ilvl w:val="0"/>
          <w:numId w:val="7"/>
        </w:numPr>
        <w:spacing w:line="480" w:lineRule="auto"/>
      </w:pPr>
      <w:r>
        <w:t>Large scale marine system changes (marine environment)</w:t>
      </w:r>
    </w:p>
    <w:p w14:paraId="417C37D2" w14:textId="77777777" w:rsidR="00CA7B57" w:rsidRDefault="00CA7B57" w:rsidP="00CA7B57">
      <w:pPr>
        <w:pStyle w:val="ListParagraph"/>
        <w:numPr>
          <w:ilvl w:val="1"/>
          <w:numId w:val="7"/>
        </w:numPr>
        <w:spacing w:line="480" w:lineRule="auto"/>
      </w:pPr>
      <w:r>
        <w:t>Global warming, acidification (phytoplankton bloom), baseline shifting &amp; food web changes</w:t>
      </w:r>
    </w:p>
    <w:p w14:paraId="55765957" w14:textId="77777777" w:rsidR="00CA7B57" w:rsidRDefault="00CA7B57" w:rsidP="00CA7B57">
      <w:pPr>
        <w:pStyle w:val="ListParagraph"/>
        <w:numPr>
          <w:ilvl w:val="1"/>
          <w:numId w:val="7"/>
        </w:numPr>
        <w:spacing w:line="480" w:lineRule="auto"/>
      </w:pPr>
      <w:r>
        <w:t>Central Indian Ocean, complex ecosystem, warmest ocean basin, poorly understood, diverse species, many pygmy blue whale populations</w:t>
      </w:r>
    </w:p>
    <w:p w14:paraId="384E4795" w14:textId="77777777" w:rsidR="00CA7B57" w:rsidRDefault="00CA7B57" w:rsidP="00CA7B57">
      <w:pPr>
        <w:pStyle w:val="ListParagraph"/>
        <w:numPr>
          <w:ilvl w:val="0"/>
          <w:numId w:val="7"/>
        </w:numPr>
        <w:spacing w:line="480" w:lineRule="auto"/>
      </w:pPr>
      <w:r>
        <w:t>Blue whale as a case study</w:t>
      </w:r>
    </w:p>
    <w:p w14:paraId="2E1CE4F7" w14:textId="77777777" w:rsidR="00CA7B57" w:rsidRDefault="00CA7B57" w:rsidP="00CA7B57">
      <w:pPr>
        <w:pStyle w:val="ListParagraph"/>
        <w:numPr>
          <w:ilvl w:val="1"/>
          <w:numId w:val="7"/>
        </w:numPr>
        <w:spacing w:line="480" w:lineRule="auto"/>
      </w:pPr>
      <w:r>
        <w:t xml:space="preserve"> Almost extinct, largest mammal, energetically cost,</w:t>
      </w:r>
    </w:p>
    <w:p w14:paraId="2588964C" w14:textId="77777777" w:rsidR="00CA7B57" w:rsidRDefault="00CA7B57" w:rsidP="00CA7B57">
      <w:pPr>
        <w:pStyle w:val="ListParagraph"/>
        <w:numPr>
          <w:ilvl w:val="1"/>
          <w:numId w:val="7"/>
        </w:numPr>
        <w:spacing w:line="480" w:lineRule="auto"/>
      </w:pPr>
      <w:r>
        <w:t>Feeding behaviour – krill on patches</w:t>
      </w:r>
    </w:p>
    <w:p w14:paraId="03FAAECA" w14:textId="77777777" w:rsidR="00CA7B57" w:rsidRDefault="00CA7B57" w:rsidP="00CA7B57">
      <w:pPr>
        <w:pStyle w:val="ListParagraph"/>
        <w:numPr>
          <w:ilvl w:val="1"/>
          <w:numId w:val="7"/>
        </w:numPr>
        <w:spacing w:line="480" w:lineRule="auto"/>
      </w:pPr>
      <w:r>
        <w:t>By studying the relationship between blue whales’ migration routes and some environmental conditions (e.g., SST, Chlorophyte-a), helping us understand larger scale ecology</w:t>
      </w:r>
    </w:p>
    <w:p w14:paraId="20A40CF8" w14:textId="77777777" w:rsidR="00093086" w:rsidRDefault="00093086">
      <w:r>
        <w:br w:type="page"/>
      </w:r>
    </w:p>
    <w:p w14:paraId="4953DB34" w14:textId="33A090ED" w:rsidR="00E41DA1" w:rsidRDefault="00093086" w:rsidP="00093086">
      <w:pPr>
        <w:spacing w:line="480" w:lineRule="auto"/>
      </w:pPr>
      <w:r>
        <w:lastRenderedPageBreak/>
        <w:t>Material and Methods</w:t>
      </w:r>
    </w:p>
    <w:p w14:paraId="31E4A851" w14:textId="6F7A9AAF" w:rsidR="0062433C" w:rsidRDefault="0062433C" w:rsidP="00093086">
      <w:pPr>
        <w:spacing w:line="480" w:lineRule="auto"/>
      </w:pPr>
      <w:r>
        <w:t>2.1 Study Area</w:t>
      </w:r>
    </w:p>
    <w:p w14:paraId="164C754F" w14:textId="77777777" w:rsidR="00EB5AF5" w:rsidRDefault="002A6927" w:rsidP="00EB5AF5">
      <w:pPr>
        <w:keepNext/>
        <w:spacing w:line="480" w:lineRule="auto"/>
      </w:pPr>
      <w:r>
        <w:rPr>
          <w:noProof/>
        </w:rPr>
        <w:drawing>
          <wp:inline distT="0" distB="0" distL="0" distR="0" wp14:anchorId="546ED8D3" wp14:editId="22666162">
            <wp:extent cx="5727700" cy="3220720"/>
            <wp:effectExtent l="0" t="0" r="0" b="508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52BC5D9A" w14:textId="4D8EE04A" w:rsidR="00C10DE0" w:rsidRDefault="00EB5AF5" w:rsidP="00EB5AF5">
      <w:pPr>
        <w:pStyle w:val="Caption"/>
      </w:pPr>
      <w:r>
        <w:t xml:space="preserve">Figure </w:t>
      </w:r>
      <w:r w:rsidR="009A7E9C">
        <w:fldChar w:fldCharType="begin"/>
      </w:r>
      <w:r w:rsidR="009A7E9C">
        <w:instrText xml:space="preserve"> SEQ Figure \* ARABIC </w:instrText>
      </w:r>
      <w:r w:rsidR="009A7E9C">
        <w:fldChar w:fldCharType="separate"/>
      </w:r>
      <w:r w:rsidR="000F1A0B">
        <w:rPr>
          <w:noProof/>
        </w:rPr>
        <w:t>1</w:t>
      </w:r>
      <w:r w:rsidR="009A7E9C">
        <w:rPr>
          <w:noProof/>
        </w:rPr>
        <w:fldChar w:fldCharType="end"/>
      </w:r>
      <w:r>
        <w:t xml:space="preserve"> Map of the study area.</w:t>
      </w:r>
    </w:p>
    <w:p w14:paraId="59C99DBE" w14:textId="77777777" w:rsidR="00C10DE0" w:rsidRDefault="00C10DE0" w:rsidP="00093086">
      <w:pPr>
        <w:spacing w:line="480" w:lineRule="auto"/>
      </w:pPr>
    </w:p>
    <w:p w14:paraId="0DF6011F" w14:textId="4C314254" w:rsidR="00E41DA1" w:rsidRDefault="00494E26" w:rsidP="00093086">
      <w:pPr>
        <w:spacing w:line="480" w:lineRule="auto"/>
      </w:pPr>
      <w:r>
        <w:t>2.</w:t>
      </w:r>
      <w:r w:rsidR="0062433C">
        <w:t>2</w:t>
      </w:r>
      <w:r>
        <w:t xml:space="preserve"> Whale presence data</w:t>
      </w:r>
    </w:p>
    <w:p w14:paraId="4EDFBBD5" w14:textId="102FA2C2" w:rsidR="00E356F3" w:rsidRDefault="001B6E99" w:rsidP="00093086">
      <w:pPr>
        <w:spacing w:line="480" w:lineRule="auto"/>
      </w:pPr>
      <w:r>
        <w:t>The acoustic data was obtained from the international data system of the Comprehensive Nuclear Test-Ban Treaty Organisation (CTBTO). There are two</w:t>
      </w:r>
      <w:r w:rsidR="004C2F0A">
        <w:t xml:space="preserve"> hydroacoustic sites near the DG island.</w:t>
      </w:r>
      <w:r w:rsidR="007B0734">
        <w:t xml:space="preserve"> The two sites are around 220km apart.</w:t>
      </w:r>
      <w:r w:rsidR="004C2F0A">
        <w:t xml:space="preserve"> One is </w:t>
      </w:r>
      <w:r w:rsidR="00AC244C">
        <w:rPr>
          <w:rFonts w:hint="eastAsia"/>
        </w:rPr>
        <w:t>located</w:t>
      </w:r>
      <w:r w:rsidR="00AC244C">
        <w:t xml:space="preserve"> on the northwest (</w:t>
      </w:r>
      <w:r w:rsidR="003E2A98">
        <w:t xml:space="preserve">DGN, referring as NW, </w:t>
      </w:r>
      <w:r w:rsidR="00A1227B">
        <w:t xml:space="preserve">hydrophone </w:t>
      </w:r>
      <w:r w:rsidR="00AC244C">
        <w:t xml:space="preserve">number: </w:t>
      </w:r>
      <w:r w:rsidR="00A1227B">
        <w:t>H08N1, 6.34</w:t>
      </w:r>
      <w:r w:rsidR="00A1227B">
        <w:rPr>
          <w:rFonts w:ascii="Calibri" w:hAnsi="Calibri" w:cs="Calibri"/>
        </w:rPr>
        <w:t>°</w:t>
      </w:r>
      <w:r w:rsidR="00A1227B">
        <w:t>S, 71.01</w:t>
      </w:r>
      <w:r w:rsidR="00A1227B">
        <w:rPr>
          <w:rFonts w:ascii="Calibri" w:hAnsi="Calibri" w:cs="Calibri"/>
        </w:rPr>
        <w:t>°E</w:t>
      </w:r>
      <w:r w:rsidR="00A1227B">
        <w:t>),</w:t>
      </w:r>
      <w:r w:rsidR="00E14A0B">
        <w:t xml:space="preserve"> and</w:t>
      </w:r>
      <w:r w:rsidR="00A1227B">
        <w:t xml:space="preserve"> the other is located on the southeast (</w:t>
      </w:r>
      <w:r w:rsidR="003E2A98">
        <w:t>DGS,</w:t>
      </w:r>
      <w:r w:rsidR="00A1227B">
        <w:t xml:space="preserve"> </w:t>
      </w:r>
      <w:r w:rsidR="003E2A98">
        <w:t xml:space="preserve">referring as SE, </w:t>
      </w:r>
      <w:r w:rsidR="00A1227B">
        <w:t>hydrophone number: H08S1</w:t>
      </w:r>
      <w:r w:rsidR="003D4C32">
        <w:t>,</w:t>
      </w:r>
      <w:r w:rsidR="003D4C32" w:rsidRPr="003D4C32">
        <w:t xml:space="preserve"> 7.65</w:t>
      </w:r>
      <w:r w:rsidR="003D4C32">
        <w:rPr>
          <w:rFonts w:ascii="Calibri" w:hAnsi="Calibri" w:cs="Calibri"/>
        </w:rPr>
        <w:t>°</w:t>
      </w:r>
      <w:r w:rsidR="003D4C32" w:rsidRPr="003D4C32">
        <w:t xml:space="preserve">S, 72.47 </w:t>
      </w:r>
      <w:r w:rsidR="003D4C32">
        <w:rPr>
          <w:rFonts w:ascii="Calibri" w:hAnsi="Calibri" w:cs="Calibri"/>
        </w:rPr>
        <w:t>°</w:t>
      </w:r>
      <w:r w:rsidR="003D4C32" w:rsidRPr="003D4C32">
        <w:t>E</w:t>
      </w:r>
      <w:r w:rsidR="00A1227B">
        <w:t>)</w:t>
      </w:r>
      <w:r w:rsidR="007B0734">
        <w:t xml:space="preserve">. </w:t>
      </w:r>
      <w:r w:rsidR="009867AE">
        <w:rPr>
          <w:rFonts w:hint="eastAsia"/>
        </w:rPr>
        <w:t>At</w:t>
      </w:r>
      <w:r w:rsidR="009867AE">
        <w:t xml:space="preserve"> each site, a</w:t>
      </w:r>
      <w:r w:rsidR="007B0734">
        <w:t xml:space="preserve"> set of three hydrophones are moored in the sound fixing and ranging channel, where the sound achieves the maximum speed</w:t>
      </w:r>
      <w:r w:rsidR="003E2A98">
        <w:t xml:space="preserve"> </w:t>
      </w:r>
      <w:r w:rsidR="003E2A98">
        <w:fldChar w:fldCharType="begin"/>
      </w:r>
      <w:r w:rsidR="00E356F3">
        <w:instrText xml:space="preserve"> ADDIN EN.CITE &lt;EndNote&gt;&lt;Cite&gt;&lt;Author&gt;Hanson&lt;/Author&gt;&lt;Year&gt;2001&lt;/Year&gt;&lt;RecNum&gt;184&lt;/RecNum&gt;&lt;DisplayText&gt;(Hanson, 2001)&lt;/DisplayText&gt;&lt;record&gt;&lt;rec-number&gt;184&lt;/rec-number&gt;&lt;foreign-keys&gt;&lt;key app="EN" db-id="0dffz2atm0v5auedaeup9rpgpvppxxf00dwt" timestamp="1617858527" guid="e23e44c2-0aa5-4b75-a64a-543650893105"&gt;184&lt;/key&gt;&lt;/foreign-keys&gt;&lt;ref-type name="Journal Article"&gt;17&lt;/ref-type&gt;&lt;contributors&gt;&lt;authors&gt;&lt;author&gt;Hanson, Jeffrey&lt;/author&gt;&lt;/authors&gt;&lt;/contributors&gt;&lt;titles&gt;&lt;title&gt;Initial Analysis of Data From the New Diego Garcia Hydroacoustic Station&lt;/title&gt;&lt;/titles&gt;&lt;pages&gt;12&lt;/pages&gt;&lt;dates&gt;&lt;year&gt;2001&lt;/year&gt;&lt;pub-dates&gt;&lt;date&gt;10/01&lt;/date&gt;&lt;/pub-dates&gt;&lt;/dates&gt;&lt;urls&gt;&lt;/urls&gt;&lt;/record&gt;&lt;/Cite&gt;&lt;/EndNote&gt;</w:instrText>
      </w:r>
      <w:r w:rsidR="003E2A98">
        <w:fldChar w:fldCharType="separate"/>
      </w:r>
      <w:r w:rsidR="003E2A98">
        <w:rPr>
          <w:noProof/>
        </w:rPr>
        <w:t>(Hanson, 2001)</w:t>
      </w:r>
      <w:r w:rsidR="003E2A98">
        <w:fldChar w:fldCharType="end"/>
      </w:r>
      <w:r w:rsidR="00BF5E75">
        <w:t>. The depth of the station is around 1000 metres</w:t>
      </w:r>
      <w:r w:rsidR="007B0734">
        <w:t>.</w:t>
      </w:r>
      <w:r w:rsidR="00E356F3">
        <w:t xml:space="preserve"> The detection range of the pygmy blue whales has been reported to up to 300km </w:t>
      </w:r>
      <w:r w:rsidR="00E356F3">
        <w:fldChar w:fldCharType="begin">
          <w:fldData xml:space="preserve">PEVuZE5vdGU+PENpdGU+PEF1dGhvcj5TYW1hcmFuPC9BdXRob3I+PFllYXI+MjAxMDwvWWVhcj48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</w:fldData>
        </w:fldChar>
      </w:r>
      <w:r w:rsidR="00E356F3">
        <w:instrText xml:space="preserve"> ADDIN EN.CITE </w:instrText>
      </w:r>
      <w:r w:rsidR="00E356F3">
        <w:fldChar w:fldCharType="begin">
          <w:fldData xml:space="preserve">PEVuZE5vdGU+PENpdGU+PEF1dGhvcj5TYW1hcmFuPC9BdXRob3I+PFllYXI+MjAxMDwvWWVhcj48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</w:fldData>
        </w:fldChar>
      </w:r>
      <w:r w:rsidR="00E356F3">
        <w:instrText xml:space="preserve"> ADDIN EN.CITE.DATA </w:instrText>
      </w:r>
      <w:r w:rsidR="00E356F3">
        <w:fldChar w:fldCharType="end"/>
      </w:r>
      <w:r w:rsidR="00E356F3">
        <w:fldChar w:fldCharType="separate"/>
      </w:r>
      <w:r w:rsidR="00E356F3">
        <w:rPr>
          <w:noProof/>
        </w:rPr>
        <w:t>(Samaran et al., 2010)</w:t>
      </w:r>
      <w:r w:rsidR="00E356F3">
        <w:fldChar w:fldCharType="end"/>
      </w:r>
      <w:r w:rsidR="00E356F3">
        <w:t>.</w:t>
      </w:r>
      <w:r w:rsidR="002926C0">
        <w:t xml:space="preserve"> Since the existence of the </w:t>
      </w:r>
      <w:r w:rsidR="004B01BD">
        <w:t>Seychelle-</w:t>
      </w:r>
      <w:proofErr w:type="spellStart"/>
      <w:r w:rsidR="004B01BD">
        <w:t>Chagos</w:t>
      </w:r>
      <w:proofErr w:type="spellEnd"/>
      <w:r w:rsidR="004B01BD">
        <w:t xml:space="preserve"> Thermocline</w:t>
      </w:r>
      <w:r w:rsidR="002926C0">
        <w:t xml:space="preserve"> ridge, </w:t>
      </w:r>
      <w:r w:rsidR="00FC5958">
        <w:t xml:space="preserve">separating the two sites, </w:t>
      </w:r>
      <w:r w:rsidR="002926C0">
        <w:t xml:space="preserve">making the sounds produce on the NW and SE unlikely to be </w:t>
      </w:r>
      <w:r w:rsidR="002926C0">
        <w:lastRenderedPageBreak/>
        <w:t xml:space="preserve">heard on the other site </w:t>
      </w:r>
      <w:r w:rsidR="002926C0">
        <w:fldChar w:fldCharType="begin"/>
      </w:r>
      <w:r w:rsidR="002926C0">
        <w:instrText xml:space="preserve"> ADDIN EN.CITE &lt;EndNote&gt;&lt;Cite&gt;&lt;Author&gt;Pulli&lt;/Author&gt;&lt;Year&gt;2001&lt;/Year&gt;&lt;RecNum&gt;181&lt;/RecNum&gt;&lt;DisplayText&gt;(Pulli &amp;amp; Upton, 2001)&lt;/DisplayText&gt;&lt;record&gt;&lt;rec-number&gt;181&lt;/rec-number&gt;&lt;foreign-keys&gt;&lt;key app="EN" db-id="0dffz2atm0v5auedaeup9rpgpvppxxf00dwt" timestamp="1617263999" guid="187be0bc-b319-4c72-afb5-33ca1f213e6e"&gt;181&lt;/key&gt;&lt;/foreign-keys&gt;&lt;ref-type name="Book"&gt;6&lt;/ref-type&gt;&lt;contributors&gt;&lt;authors&gt;&lt;author&gt;Pulli, Jay&lt;/author&gt;&lt;author&gt;Upton, Zachary&lt;/author&gt;&lt;/authors&gt;&lt;/contributors&gt;&lt;titles&gt;&lt;title&gt;Hydroacoustic Blockage at Diego Garcia: Models and Observations&lt;/title&gt;&lt;/titles&gt;&lt;dates&gt;&lt;year&gt;2001&lt;/year&gt;&lt;/dates&gt;&lt;urls&gt;&lt;/urls&gt;&lt;/record&gt;&lt;/Cite&gt;&lt;/EndNote&gt;</w:instrText>
      </w:r>
      <w:r w:rsidR="002926C0">
        <w:fldChar w:fldCharType="separate"/>
      </w:r>
      <w:r w:rsidR="002926C0">
        <w:rPr>
          <w:noProof/>
        </w:rPr>
        <w:t>(Pulli &amp; Upton, 2001)</w:t>
      </w:r>
      <w:r w:rsidR="002926C0">
        <w:fldChar w:fldCharType="end"/>
      </w:r>
      <w:r w:rsidR="002926C0">
        <w:t xml:space="preserve">. Thus, we use the </w:t>
      </w:r>
      <w:r w:rsidR="004B01BD">
        <w:t>NW</w:t>
      </w:r>
      <w:r w:rsidR="002926C0">
        <w:t xml:space="preserve"> site representing the soundscape northwest of </w:t>
      </w:r>
      <w:r w:rsidR="00FC5958">
        <w:rPr>
          <w:rFonts w:hint="eastAsia"/>
        </w:rPr>
        <w:t>Diego</w:t>
      </w:r>
      <w:r w:rsidR="00FC5958">
        <w:t xml:space="preserve"> Garcia</w:t>
      </w:r>
      <w:r w:rsidR="002926C0">
        <w:t xml:space="preserve">, SE </w:t>
      </w:r>
      <w:r w:rsidR="00FC5958">
        <w:t>representing the soundscape southeast of Diego Garcia.</w:t>
      </w:r>
      <w:r w:rsidR="00FC63BE">
        <w:t xml:space="preserve"> Here, we used the acoustic recordings for the NW site from January of 2002 till February of 2014. We used the acoustic recordings for the SE site from January of 2002 till August of 2018.</w:t>
      </w:r>
    </w:p>
    <w:p w14:paraId="40D8CBE6" w14:textId="77777777" w:rsidR="00FC5958" w:rsidRDefault="00FC5958" w:rsidP="00093086">
      <w:pPr>
        <w:spacing w:line="480" w:lineRule="auto"/>
      </w:pPr>
    </w:p>
    <w:p w14:paraId="32FDF714" w14:textId="0F300690" w:rsidR="007B0734" w:rsidRDefault="00527A67" w:rsidP="00093086">
      <w:pPr>
        <w:spacing w:line="480" w:lineRule="auto"/>
      </w:pPr>
      <w:r>
        <w:t>(</w:t>
      </w:r>
      <w:r w:rsidR="00750E14">
        <w:t>------ data extraction part -----</w:t>
      </w:r>
      <w:r>
        <w:t>)</w:t>
      </w:r>
    </w:p>
    <w:p w14:paraId="79CE5C7E" w14:textId="77777777" w:rsidR="00FC5958" w:rsidRDefault="00FC5958" w:rsidP="00093086">
      <w:pPr>
        <w:spacing w:line="480" w:lineRule="auto"/>
      </w:pPr>
    </w:p>
    <w:p w14:paraId="5F66186E" w14:textId="1D53F72C" w:rsidR="009756E3" w:rsidRDefault="009756E3" w:rsidP="00093086">
      <w:pPr>
        <w:spacing w:line="480" w:lineRule="auto"/>
      </w:pPr>
      <w:r>
        <w:t xml:space="preserve">Following the representation of </w:t>
      </w:r>
      <w:r>
        <w:fldChar w:fldCharType="begin"/>
      </w:r>
      <w:r>
        <w:instrText xml:space="preserve"> ADDIN EN.CITE &lt;EndNote&gt;&lt;Cite AuthorYear="1"&gt;&lt;Author&gt;Charif&lt;/Author&gt;&lt;Year&gt;2020&lt;/Year&gt;&lt;RecNum&gt;179&lt;/RecNum&gt;&lt;DisplayText&gt;Charif et al. (2020)&lt;/DisplayText&gt;&lt;record&gt;&lt;rec-number&gt;179&lt;/rec-number&gt;&lt;foreign-keys&gt;&lt;key app="EN" db-id="0dffz2atm0v5auedaeup9rpgpvppxxf00dwt" timestamp="1617165095" guid="7f766ab4-926f-4f05-9fbc-8ed583024876"&gt;179&lt;/key&gt;&lt;/foreign-keys&gt;&lt;ref-type name="Journal Article"&gt;17&lt;/ref-type&gt;&lt;contributors&gt;&lt;authors&gt;&lt;author&gt;Charif, Russell A.&lt;/author&gt;&lt;author&gt;Shiu, Yu&lt;/author&gt;&lt;author&gt;Muirhead, Charles A.&lt;/author&gt;&lt;author&gt;Clark, Christopher W.&lt;/author&gt;&lt;author&gt;Parks, Susan E.&lt;/author&gt;&lt;author&gt;Rice, Aaron N.&lt;/author&gt;&lt;/authors&gt;&lt;/contributors&gt;&lt;titles&gt;&lt;title&gt;Phenological changes in North Atlantic right whale habitat use in Massachusetts Bay&lt;/title&gt;&lt;secondary-title&gt;Global Change Biology&lt;/secondary-title&gt;&lt;/titles&gt;&lt;periodical&gt;&lt;full-title&gt;Global Change Biology&lt;/full-title&gt;&lt;/periodical&gt;&lt;pages&gt;734-745&lt;/pages&gt;&lt;volume&gt;26&lt;/volume&gt;&lt;number&gt;2&lt;/number&gt;&lt;dates&gt;&lt;year&gt;2020&lt;/year&gt;&lt;/dates&gt;&lt;publisher&gt;Wiley&lt;/publisher&gt;&lt;isbn&gt;1354-1013&lt;/isbn&gt;&lt;urls&gt;&lt;related-urls&gt;&lt;url&gt;https://dx.doi.org/10.1111/gcb.14867&lt;/url&gt;&lt;/related-urls&gt;&lt;/urls&gt;&lt;electronic-resource-num&gt;10.1111/gcb.14867&lt;/electronic-resource-num&gt;&lt;/record&gt;&lt;/Cite&gt;&lt;/EndNote&gt;</w:instrText>
      </w:r>
      <w:r>
        <w:fldChar w:fldCharType="separate"/>
      </w:r>
      <w:r>
        <w:rPr>
          <w:noProof/>
        </w:rPr>
        <w:t>Charif et al. (2020)</w:t>
      </w:r>
      <w:r>
        <w:fldChar w:fldCharType="end"/>
      </w:r>
      <w:r>
        <w:t xml:space="preserve">, we generated the whale presence data. </w:t>
      </w:r>
    </w:p>
    <w:p w14:paraId="7012E5B5" w14:textId="67C41C44" w:rsidR="00061BAB" w:rsidRDefault="00D97302" w:rsidP="00093086">
      <w:pPr>
        <w:spacing w:line="480" w:lineRule="auto"/>
      </w:pPr>
      <w:r>
        <w:t xml:space="preserve">The presence data was aggregated into </w:t>
      </w:r>
      <w:r w:rsidR="00BA6112">
        <w:t xml:space="preserve">eight </w:t>
      </w:r>
      <w:r>
        <w:t>days (192 hours) in order to keep consistency with the environmental data. For each of the site, we recorded the absence/presence status for each hour. Whale presence</w:t>
      </w:r>
      <w:r w:rsidR="00527A67">
        <w:t xml:space="preserve"> </w:t>
      </w:r>
      <w:r>
        <w:t>is defined as the percentage of hours with whale calls detected.</w:t>
      </w:r>
      <w:r w:rsidR="00061BAB">
        <w:t xml:space="preserve"> Insufficient data such as the recorded hours less than </w:t>
      </w:r>
      <w:r w:rsidR="00BE6E00">
        <w:t>70</w:t>
      </w:r>
      <w:r w:rsidR="00061BAB">
        <w:t xml:space="preserve">% of the </w:t>
      </w:r>
      <w:r w:rsidR="00041A66">
        <w:t>time period</w:t>
      </w:r>
      <w:r w:rsidR="00061BAB">
        <w:t xml:space="preserve"> was removed.</w:t>
      </w:r>
      <w:r w:rsidR="00BE6E00" w:rsidRPr="00BE6E00">
        <w:t xml:space="preserve"> </w:t>
      </w:r>
      <w:r w:rsidR="00BE6E00">
        <w:t>In the 13-year of data, 83% (480 eight-day periods) of the NW recordings and in the 17 years, 86.8% (680 eight-day periods) of the SE had sufficient data.</w:t>
      </w:r>
    </w:p>
    <w:p w14:paraId="670BB60F" w14:textId="77777777" w:rsidR="00FC5958" w:rsidRDefault="00FC5958" w:rsidP="00093086">
      <w:pPr>
        <w:spacing w:line="480" w:lineRule="auto"/>
      </w:pPr>
    </w:p>
    <w:p w14:paraId="042B62E6" w14:textId="4E888BDF" w:rsidR="007E7BDC" w:rsidRDefault="00E41DA1" w:rsidP="00093086">
      <w:pPr>
        <w:spacing w:line="480" w:lineRule="auto"/>
      </w:pPr>
      <w:r>
        <w:t xml:space="preserve">To define the peak seasons, we </w:t>
      </w:r>
      <w:r w:rsidR="00527A67">
        <w:t>followed the</w:t>
      </w:r>
      <w:r w:rsidR="003E2A98">
        <w:t xml:space="preserve"> following</w:t>
      </w:r>
      <w:r w:rsidR="00527A67">
        <w:t xml:space="preserve"> algorithms: 1. We found the outstanding whale presence which is greater than 90% throughout the entire study period. If there </w:t>
      </w:r>
      <w:r w:rsidR="007E7BDC">
        <w:t>wa</w:t>
      </w:r>
      <w:r w:rsidR="00527A67">
        <w:t xml:space="preserve">s more than one time </w:t>
      </w:r>
      <w:r w:rsidR="007E7BDC">
        <w:t>period satisfied the criteria, we chose the largest whale presence block as the peak time (multiple peak times if the whale presence is 100%). 2. We calculated the growth rate of the whale presence for each eight-period. The maximum</w:t>
      </w:r>
      <w:r w:rsidR="00262BAC">
        <w:t xml:space="preserve"> rate (defined as the start date of the peak)</w:t>
      </w:r>
      <w:r w:rsidR="007E7BDC">
        <w:t xml:space="preserve"> and minimum rate</w:t>
      </w:r>
      <w:r w:rsidR="00262BAC">
        <w:t xml:space="preserve"> (defined as the end date of the peak)</w:t>
      </w:r>
      <w:r w:rsidR="007E7BDC">
        <w:t xml:space="preserve"> are the ones with the most rapid change</w:t>
      </w:r>
      <w:r w:rsidR="00262BAC">
        <w:t xml:space="preserve"> at the local</w:t>
      </w:r>
      <w:r w:rsidR="007E7BDC">
        <w:t>. 3.</w:t>
      </w:r>
      <w:r w:rsidR="00262BAC">
        <w:t xml:space="preserve"> We define time period </w:t>
      </w:r>
      <w:r w:rsidR="00262BAC">
        <w:lastRenderedPageBreak/>
        <w:t>between the start date and the end date conta</w:t>
      </w:r>
      <w:r w:rsidR="00EC2519">
        <w:t xml:space="preserve">ining the outstanding whale presence as the peak season. </w:t>
      </w:r>
    </w:p>
    <w:p w14:paraId="18DCDAE5" w14:textId="77777777" w:rsidR="00E41DA1" w:rsidRDefault="00E41DA1" w:rsidP="00093086">
      <w:pPr>
        <w:spacing w:line="480" w:lineRule="auto"/>
      </w:pPr>
    </w:p>
    <w:p w14:paraId="207DD768" w14:textId="4E597788" w:rsidR="00494E26" w:rsidRDefault="00494E26" w:rsidP="00093086">
      <w:pPr>
        <w:spacing w:line="480" w:lineRule="auto"/>
      </w:pPr>
      <w:r>
        <w:t>2.</w:t>
      </w:r>
      <w:r w:rsidR="0062433C">
        <w:t>3</w:t>
      </w:r>
      <w:r>
        <w:t xml:space="preserve"> Environmental data</w:t>
      </w:r>
    </w:p>
    <w:p w14:paraId="5538C739" w14:textId="4AEF897C" w:rsidR="00E41DA1" w:rsidRDefault="00E41DA1" w:rsidP="00093086">
      <w:pPr>
        <w:spacing w:line="480" w:lineRule="auto"/>
      </w:pPr>
      <w:r>
        <w:t xml:space="preserve">The environmental data including </w:t>
      </w:r>
      <w:r w:rsidR="00041A66">
        <w:t>Sea surface temperature (SST) and chlorophyte-a (</w:t>
      </w:r>
      <w:r w:rsidR="00846E3A">
        <w:t>chlorophyll-a</w:t>
      </w:r>
      <w:r w:rsidR="00041A66">
        <w:t>) data were downloaded from NOAA</w:t>
      </w:r>
      <w:r w:rsidR="00FC5529">
        <w:t xml:space="preserve"> ocean watch website (</w:t>
      </w:r>
      <w:hyperlink r:id="rId7" w:anchor="currents" w:history="1">
        <w:r w:rsidR="00FC5529" w:rsidRPr="00F12E7A">
          <w:rPr>
            <w:rStyle w:val="Hyperlink"/>
          </w:rPr>
          <w:t>https://oceanwatch.pifsc.noaa.gov/doc.html#currents</w:t>
        </w:r>
      </w:hyperlink>
      <w:r w:rsidR="00FC5529">
        <w:t xml:space="preserve">). </w:t>
      </w:r>
    </w:p>
    <w:p w14:paraId="442E3E9E" w14:textId="77777777" w:rsidR="00E41DA1" w:rsidRDefault="00E41DA1" w:rsidP="00093086">
      <w:pPr>
        <w:spacing w:line="480" w:lineRule="auto"/>
      </w:pPr>
    </w:p>
    <w:p w14:paraId="48221B7E" w14:textId="7E52F826" w:rsidR="00E41DA1" w:rsidRDefault="00FC5529" w:rsidP="00E41DA1">
      <w:pPr>
        <w:spacing w:line="480" w:lineRule="auto"/>
      </w:pPr>
      <w:r>
        <w:t xml:space="preserve">SST was generated via the </w:t>
      </w:r>
      <w:proofErr w:type="spellStart"/>
      <w:r>
        <w:t>CoralTemp</w:t>
      </w:r>
      <w:proofErr w:type="spellEnd"/>
      <w:r>
        <w:t xml:space="preserve"> dataset</w:t>
      </w:r>
      <w:r w:rsidR="00E41DA1">
        <w:t>. W</w:t>
      </w:r>
      <w:r w:rsidR="008544F3">
        <w:t xml:space="preserve">e used the analysed data which is continuous for each day through the entire </w:t>
      </w:r>
      <w:r w:rsidR="009E02FA">
        <w:t xml:space="preserve">study period. We computed the </w:t>
      </w:r>
      <w:r w:rsidR="00741AB9">
        <w:t xml:space="preserve">mean SST </w:t>
      </w:r>
      <w:r w:rsidR="00BA6112">
        <w:t>for the four data spots (2 units at each side, spatial resolution is approximate</w:t>
      </w:r>
      <w:r w:rsidR="00527A67">
        <w:t>ly</w:t>
      </w:r>
      <w:r w:rsidR="00BA6112">
        <w:t xml:space="preserve"> 5km) approximate 100 km</w:t>
      </w:r>
      <w:r w:rsidR="00BA6112" w:rsidRPr="00BA6112">
        <w:rPr>
          <w:vertAlign w:val="superscript"/>
        </w:rPr>
        <w:t>2</w:t>
      </w:r>
      <w:r w:rsidR="00BA6112">
        <w:t xml:space="preserve"> area encompassing the hydrophone stations. Then we calculated the mean SST for the corresponding eight-day period.</w:t>
      </w:r>
      <w:r w:rsidR="00616055">
        <w:t xml:space="preserve"> Mean </w:t>
      </w:r>
      <w:r w:rsidR="005D565E">
        <w:rPr>
          <w:rFonts w:hint="eastAsia"/>
        </w:rPr>
        <w:t>SST</w:t>
      </w:r>
      <w:r w:rsidR="00616055">
        <w:t xml:space="preserve"> and </w:t>
      </w:r>
      <w:r w:rsidR="005D565E">
        <w:t>minimum SST were calculated for each year and for the two seasons</w:t>
      </w:r>
      <w:r w:rsidR="00E41DA1">
        <w:t>. The seasons in DG were</w:t>
      </w:r>
      <w:r w:rsidR="006B1998">
        <w:t xml:space="preserve"> divided</w:t>
      </w:r>
      <w:r w:rsidR="00E41DA1">
        <w:t xml:space="preserve"> </w:t>
      </w:r>
      <w:r w:rsidR="006B1998">
        <w:rPr>
          <w:rFonts w:hint="eastAsia"/>
        </w:rPr>
        <w:t>into</w:t>
      </w:r>
      <w:r w:rsidR="006B1998">
        <w:t xml:space="preserve"> two segmentation</w:t>
      </w:r>
      <w:r w:rsidR="00EB5AF5">
        <w:t>s</w:t>
      </w:r>
      <w:r w:rsidR="006B1998">
        <w:t>:</w:t>
      </w:r>
      <w:r w:rsidR="00E41DA1">
        <w:t xml:space="preserve"> hot season (December to May) and warm season (June to November) (ref).</w:t>
      </w:r>
    </w:p>
    <w:p w14:paraId="1FC14CDF" w14:textId="77777777" w:rsidR="00E41DA1" w:rsidRDefault="00E41DA1" w:rsidP="00E41DA1">
      <w:pPr>
        <w:spacing w:line="480" w:lineRule="auto"/>
      </w:pPr>
    </w:p>
    <w:p w14:paraId="0613D837" w14:textId="7A78DA02" w:rsidR="00BA6112" w:rsidRDefault="00846E3A" w:rsidP="00093086">
      <w:pPr>
        <w:spacing w:line="480" w:lineRule="auto"/>
      </w:pPr>
      <w:r>
        <w:t>Chlorophyll</w:t>
      </w:r>
      <w:r w:rsidR="00664450">
        <w:t xml:space="preserve">-a </w:t>
      </w:r>
      <w:r w:rsidR="006B1998">
        <w:t>was</w:t>
      </w:r>
      <w:r w:rsidR="00664450">
        <w:t xml:space="preserve"> used as a proxy of phytoplankton biomass.</w:t>
      </w:r>
      <w:r>
        <w:t xml:space="preserve"> </w:t>
      </w:r>
      <w:r w:rsidR="00E41DA1">
        <w:t>Chl</w:t>
      </w:r>
      <w:r>
        <w:t>orophyll</w:t>
      </w:r>
      <w:r w:rsidR="00E41DA1">
        <w:t xml:space="preserve">-a was acquired from the MODIS-Aqua 8-daily dataset. </w:t>
      </w:r>
      <w:ins w:id="84" w:author="Tracey Rogers" w:date="2021-04-12T14:49:00Z">
        <w:r w:rsidR="006461B2">
          <w:t>Like</w:t>
        </w:r>
      </w:ins>
      <w:r w:rsidR="00EC2519">
        <w:t xml:space="preserve"> SST, we computed the mean </w:t>
      </w:r>
      <w:r>
        <w:t xml:space="preserve">chlorophyll-a </w:t>
      </w:r>
      <w:r w:rsidR="00EC2519">
        <w:t xml:space="preserve">for six data spots (2 units at one side, 3 units at the other side, spatial resolution is </w:t>
      </w:r>
      <w:ins w:id="85" w:author="Tracey Rogers" w:date="2021-04-12T14:51:00Z">
        <w:r w:rsidR="00106F58">
          <w:t xml:space="preserve">approximately </w:t>
        </w:r>
      </w:ins>
      <w:r w:rsidR="00EC2519">
        <w:t>4</w:t>
      </w:r>
      <w:ins w:id="86" w:author="Tracey Rogers" w:date="2021-04-12T14:49:00Z">
        <w:r w:rsidR="006461B2">
          <w:t xml:space="preserve"> </w:t>
        </w:r>
      </w:ins>
      <w:r w:rsidR="00EC2519">
        <w:t>km per unit) containing the hydrophone stations of 96 km</w:t>
      </w:r>
      <w:r w:rsidR="00EC2519" w:rsidRPr="00EC2519">
        <w:rPr>
          <w:vertAlign w:val="superscript"/>
        </w:rPr>
        <w:t>2</w:t>
      </w:r>
      <w:r w:rsidR="00EC2519">
        <w:t xml:space="preserve">. Mean </w:t>
      </w:r>
      <w:r>
        <w:t xml:space="preserve">chlorophyll-a </w:t>
      </w:r>
      <w:r w:rsidR="00EC2519">
        <w:t>was calculated for each year and each season of the year.</w:t>
      </w:r>
      <w:r w:rsidR="00664450">
        <w:t xml:space="preserve"> One </w:t>
      </w:r>
      <w:r w:rsidR="002A6927">
        <w:t xml:space="preserve">potential </w:t>
      </w:r>
      <w:r w:rsidR="00664450">
        <w:t xml:space="preserve">caveat is that the measurement of the chlorophyll-a is from the water surface, hence they may not reflect the krill density in the deep water </w:t>
      </w:r>
      <w:r w:rsidR="00664450">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664450">
        <w:instrText xml:space="preserve"> ADDIN EN.CITE </w:instrText>
      </w:r>
      <w:r w:rsidR="00664450">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664450">
        <w:instrText xml:space="preserve"> ADDIN EN.CITE.DATA </w:instrText>
      </w:r>
      <w:r w:rsidR="00664450">
        <w:fldChar w:fldCharType="end"/>
      </w:r>
      <w:r w:rsidR="00664450">
        <w:fldChar w:fldCharType="separate"/>
      </w:r>
      <w:r w:rsidR="00664450">
        <w:rPr>
          <w:noProof/>
        </w:rPr>
        <w:t>(Branch et al., 2007)</w:t>
      </w:r>
      <w:r w:rsidR="00664450">
        <w:fldChar w:fldCharType="end"/>
      </w:r>
      <w:r w:rsidR="00664450">
        <w:t>.</w:t>
      </w:r>
    </w:p>
    <w:p w14:paraId="786A9D47" w14:textId="3C77D093" w:rsidR="00527A67" w:rsidRDefault="00527A67" w:rsidP="00093086">
      <w:pPr>
        <w:spacing w:line="480" w:lineRule="auto"/>
      </w:pPr>
    </w:p>
    <w:p w14:paraId="5B8967A6" w14:textId="1DEA036A" w:rsidR="00527A67" w:rsidRDefault="00527A67" w:rsidP="00093086">
      <w:pPr>
        <w:spacing w:line="480" w:lineRule="auto"/>
      </w:pPr>
      <w:commentRangeStart w:id="87"/>
      <w:r>
        <w:lastRenderedPageBreak/>
        <w:t>2.</w:t>
      </w:r>
      <w:r w:rsidR="0062433C">
        <w:t>4</w:t>
      </w:r>
      <w:r>
        <w:t xml:space="preserve"> </w:t>
      </w:r>
      <w:r w:rsidR="00D759E2">
        <w:t>Statistical analysis</w:t>
      </w:r>
      <w:commentRangeEnd w:id="87"/>
      <w:r w:rsidR="00EB5AF5">
        <w:rPr>
          <w:rStyle w:val="CommentReference"/>
        </w:rPr>
        <w:commentReference w:id="87"/>
      </w:r>
    </w:p>
    <w:p w14:paraId="3591B6E0" w14:textId="13A3EE6F" w:rsidR="00D759E2" w:rsidRDefault="00D759E2" w:rsidP="00093086">
      <w:pPr>
        <w:spacing w:line="480" w:lineRule="auto"/>
      </w:pPr>
      <w:r>
        <w:t xml:space="preserve">We </w:t>
      </w:r>
      <w:r w:rsidR="00A616C6">
        <w:t>computed the correlation of</w:t>
      </w:r>
      <w:r>
        <w:t xml:space="preserve"> </w:t>
      </w:r>
      <w:r w:rsidR="00A616C6">
        <w:t>average whale call per day</w:t>
      </w:r>
      <w:r>
        <w:t xml:space="preserve">, SST and </w:t>
      </w:r>
      <w:r w:rsidR="00846E3A">
        <w:t xml:space="preserve">chlorophyll-a </w:t>
      </w:r>
      <w:r w:rsidR="00A616C6">
        <w:t>versus</w:t>
      </w:r>
      <w:r>
        <w:t xml:space="preserve"> year</w:t>
      </w:r>
      <w:r w:rsidR="00211884">
        <w:t xml:space="preserve"> </w:t>
      </w:r>
      <w:r w:rsidR="00A616C6">
        <w:t>for both sites. Average whale call per day, SST and chlorophyll-a are continuous variables. Year is an ordinal variable. We used Spearman rank coefficients to represent the correlation and we computed the corresponding p-values.</w:t>
      </w:r>
    </w:p>
    <w:p w14:paraId="7C15D4C7" w14:textId="323A328A" w:rsidR="00A616C6" w:rsidRDefault="00A616C6" w:rsidP="00093086">
      <w:pPr>
        <w:spacing w:line="480" w:lineRule="auto"/>
      </w:pPr>
    </w:p>
    <w:p w14:paraId="5B771499" w14:textId="07960560" w:rsidR="00D759E2" w:rsidRDefault="00D759E2" w:rsidP="00093086">
      <w:pPr>
        <w:spacing w:line="480" w:lineRule="auto"/>
      </w:pPr>
      <w:r>
        <w:t xml:space="preserve">To interpret the relationship between the whale presence and environmental factors, we used generalized linear models. Whale presence is paired with SST and </w:t>
      </w:r>
      <w:r w:rsidR="00846E3A">
        <w:t xml:space="preserve">chlorophyll-a </w:t>
      </w:r>
      <w:r>
        <w:t xml:space="preserve">at each site with a binomial family (weight= number of recording hours in the corresponding eight-day period). The effect of year is considered by using ‘glm.er’ function (ref) in </w:t>
      </w:r>
      <w:proofErr w:type="spellStart"/>
      <w:r>
        <w:t>Rstudio</w:t>
      </w:r>
      <w:proofErr w:type="spellEnd"/>
      <w:r w:rsidR="00CD7E87">
        <w:t>.</w:t>
      </w:r>
    </w:p>
    <w:p w14:paraId="26BEC14E" w14:textId="7AF31B9B" w:rsidR="00D759E2" w:rsidRDefault="00D759E2" w:rsidP="00093086">
      <w:pPr>
        <w:spacing w:line="480" w:lineRule="auto"/>
      </w:pPr>
      <w:r>
        <w:t xml:space="preserve"> </w:t>
      </w:r>
    </w:p>
    <w:p w14:paraId="43E60C7F" w14:textId="449C20A4" w:rsidR="00093086" w:rsidRDefault="00093086">
      <w:r>
        <w:br w:type="page"/>
      </w:r>
    </w:p>
    <w:p w14:paraId="10196C8B" w14:textId="04059391" w:rsidR="00093086" w:rsidRDefault="00093086" w:rsidP="00093086">
      <w:pPr>
        <w:spacing w:line="480" w:lineRule="auto"/>
      </w:pPr>
      <w:commentRangeStart w:id="88"/>
      <w:r>
        <w:lastRenderedPageBreak/>
        <w:t>Results</w:t>
      </w:r>
      <w:commentRangeEnd w:id="88"/>
      <w:r w:rsidR="00285B50">
        <w:rPr>
          <w:rStyle w:val="CommentReference"/>
        </w:rPr>
        <w:commentReference w:id="88"/>
      </w:r>
    </w:p>
    <w:p w14:paraId="48591397" w14:textId="77777777" w:rsidR="004E3E39" w:rsidRDefault="004E3E39" w:rsidP="001E2411">
      <w:pPr>
        <w:spacing w:line="480" w:lineRule="auto"/>
      </w:pPr>
    </w:p>
    <w:p w14:paraId="4E0187E4" w14:textId="596CFBC4" w:rsidR="001E2411" w:rsidRDefault="00D630AE" w:rsidP="001E2411">
      <w:pPr>
        <w:spacing w:line="480" w:lineRule="auto"/>
      </w:pPr>
      <w:r>
        <w:t>3.1 Overall trend</w:t>
      </w:r>
      <w:r w:rsidR="004E3E39">
        <w:t>s</w:t>
      </w:r>
      <w:r w:rsidR="00CF2AB0">
        <w:t xml:space="preserve"> and interannual difference</w:t>
      </w:r>
      <w:r>
        <w:t xml:space="preserve"> of the </w:t>
      </w:r>
      <w:proofErr w:type="spellStart"/>
      <w:r w:rsidR="00193EBC">
        <w:t>Chagos</w:t>
      </w:r>
      <w:proofErr w:type="spellEnd"/>
      <w:r w:rsidR="00193EBC">
        <w:t xml:space="preserve"> </w:t>
      </w:r>
      <w:r>
        <w:t>whale calls</w:t>
      </w:r>
      <w:del w:id="89" w:author="Tracey Rogers" w:date="2021-04-15T11:15:00Z">
        <w:r w:rsidR="003A557C" w:rsidDel="003C7B2A">
          <w:delText>and environmental factors</w:delText>
        </w:r>
      </w:del>
    </w:p>
    <w:p w14:paraId="6FB23E94" w14:textId="3CA64469" w:rsidR="001E2411" w:rsidRDefault="004E3E39" w:rsidP="001E2411">
      <w:pPr>
        <w:spacing w:line="480" w:lineRule="auto"/>
      </w:pPr>
      <w:r>
        <w:t xml:space="preserve">We assessed the </w:t>
      </w:r>
      <w:proofErr w:type="spellStart"/>
      <w:r>
        <w:t>Chagos</w:t>
      </w:r>
      <w:proofErr w:type="spellEnd"/>
      <w:r>
        <w:t xml:space="preserve"> whales calls for a total of 92,180.8 hours on the NW site and 13,228.4 hours on the SE site, over 598 and 783 eight-day periods, spanning across 13 and 17 years respectively. </w:t>
      </w:r>
      <w:r w:rsidR="001E2411">
        <w:t xml:space="preserve">In total, around 500,000 </w:t>
      </w:r>
      <w:proofErr w:type="spellStart"/>
      <w:r w:rsidR="001E2411">
        <w:t>Chagos</w:t>
      </w:r>
      <w:proofErr w:type="spellEnd"/>
      <w:r w:rsidR="001E2411">
        <w:t xml:space="preserve"> </w:t>
      </w:r>
      <w:commentRangeStart w:id="90"/>
      <w:r w:rsidR="001E2411">
        <w:t xml:space="preserve">calls </w:t>
      </w:r>
      <w:commentRangeEnd w:id="90"/>
      <w:r w:rsidR="001E2411">
        <w:rPr>
          <w:rStyle w:val="CommentReference"/>
        </w:rPr>
        <w:commentReference w:id="90"/>
      </w:r>
      <w:r w:rsidR="00B45C54">
        <w:t>we</w:t>
      </w:r>
      <w:commentRangeStart w:id="91"/>
      <w:commentRangeStart w:id="92"/>
      <w:r w:rsidR="001E2411">
        <w:t>re</w:t>
      </w:r>
      <w:commentRangeEnd w:id="91"/>
      <w:r w:rsidR="001E2411">
        <w:rPr>
          <w:rStyle w:val="CommentReference"/>
        </w:rPr>
        <w:commentReference w:id="91"/>
      </w:r>
      <w:commentRangeEnd w:id="92"/>
      <w:r w:rsidR="001E2411">
        <w:rPr>
          <w:rStyle w:val="CommentReference"/>
        </w:rPr>
        <w:commentReference w:id="92"/>
      </w:r>
      <w:r w:rsidR="001E2411">
        <w:t xml:space="preserve"> recorded in the NW site over 13</w:t>
      </w:r>
      <w:r>
        <w:t xml:space="preserve"> </w:t>
      </w:r>
      <w:commentRangeStart w:id="93"/>
      <w:r w:rsidR="001E2411">
        <w:t xml:space="preserve">years </w:t>
      </w:r>
      <w:commentRangeEnd w:id="93"/>
      <w:r w:rsidR="001E2411">
        <w:rPr>
          <w:rStyle w:val="CommentReference"/>
        </w:rPr>
        <w:commentReference w:id="93"/>
      </w:r>
      <w:r w:rsidR="001E2411">
        <w:t xml:space="preserve">and more than 700,000 DGW calls </w:t>
      </w:r>
      <w:r w:rsidR="00B45C54">
        <w:t>we</w:t>
      </w:r>
      <w:r w:rsidR="001E2411">
        <w:t>re detected in the SE site during the 17-year period</w:t>
      </w:r>
      <w:r w:rsidR="001E2411">
        <w:rPr>
          <w:rFonts w:hint="eastAsia"/>
        </w:rPr>
        <w:t>.</w:t>
      </w:r>
      <w:r>
        <w:t xml:space="preserve"> Figure 2 shows the </w:t>
      </w:r>
      <w:r w:rsidR="00CA7B57">
        <w:t xml:space="preserve">average number of </w:t>
      </w:r>
      <w:proofErr w:type="spellStart"/>
      <w:r w:rsidR="00CA7B57">
        <w:t>Chagos</w:t>
      </w:r>
      <w:proofErr w:type="spellEnd"/>
      <w:r w:rsidR="00CA7B57">
        <w:t xml:space="preserve"> calls per day on either side of the </w:t>
      </w:r>
      <w:proofErr w:type="spellStart"/>
      <w:r w:rsidR="00CA7B57">
        <w:t>Chagos</w:t>
      </w:r>
      <w:proofErr w:type="spellEnd"/>
      <w:r w:rsidR="00CA7B57">
        <w:t xml:space="preserve"> Archipelago.</w:t>
      </w:r>
      <w:r w:rsidR="001E2411">
        <w:t xml:space="preserve"> </w:t>
      </w:r>
      <w:r w:rsidR="001E2411">
        <w:rPr>
          <w:rFonts w:hint="eastAsia"/>
        </w:rPr>
        <w:t>The</w:t>
      </w:r>
      <w:r w:rsidR="001E2411">
        <w:t xml:space="preserve"> average call per hour is higher in the SE site (5.57 per hour) than the NW site (5.27 per hour). </w:t>
      </w:r>
      <w:r w:rsidR="00B45C54">
        <w:t xml:space="preserve">A </w:t>
      </w:r>
      <w:r w:rsidR="001E2411">
        <w:t xml:space="preserve">trend of </w:t>
      </w:r>
      <w:r w:rsidR="00B45C54">
        <w:t xml:space="preserve">increasing numbers of </w:t>
      </w:r>
      <w:proofErr w:type="spellStart"/>
      <w:r w:rsidR="001E2411">
        <w:t>Chagos</w:t>
      </w:r>
      <w:proofErr w:type="spellEnd"/>
      <w:r w:rsidR="001E2411">
        <w:t xml:space="preserve"> calls </w:t>
      </w:r>
      <w:r w:rsidR="00B45C54">
        <w:t>we</w:t>
      </w:r>
      <w:r w:rsidR="001E2411">
        <w:t>re observed at both the NW and the SE sites (Figure 2)</w:t>
      </w:r>
      <w:r w:rsidR="00B45C54">
        <w:t xml:space="preserve">, although the </w:t>
      </w:r>
      <w:r w:rsidR="001E2411">
        <w:rPr>
          <w:rFonts w:hint="eastAsia"/>
        </w:rPr>
        <w:t>rate</w:t>
      </w:r>
      <w:r w:rsidR="00B45C54">
        <w:t xml:space="preserve"> wa</w:t>
      </w:r>
      <w:r w:rsidR="001E2411">
        <w:t xml:space="preserve">s higher at the NW comparing to the southeast site. It is noticeable that in 2008, </w:t>
      </w:r>
      <w:r w:rsidR="00B45C54">
        <w:t>and at</w:t>
      </w:r>
      <w:r w:rsidR="001E2411">
        <w:t xml:space="preserve"> both sites the </w:t>
      </w:r>
      <w:r w:rsidR="00B45C54">
        <w:t xml:space="preserve">lowest </w:t>
      </w:r>
      <w:r w:rsidR="001E2411">
        <w:t>average DGW calls were recorded as well as total number of calls among the entire study period.</w:t>
      </w:r>
    </w:p>
    <w:p w14:paraId="4DBE0D25" w14:textId="77777777" w:rsidR="001E2411" w:rsidRDefault="001E2411" w:rsidP="00093086">
      <w:pPr>
        <w:spacing w:line="480" w:lineRule="auto"/>
      </w:pPr>
    </w:p>
    <w:p w14:paraId="560E1D12" w14:textId="0EE16497" w:rsidR="00EB5AF5" w:rsidRDefault="00A44F83" w:rsidP="00EB5AF5">
      <w:pPr>
        <w:keepNext/>
        <w:spacing w:line="480" w:lineRule="auto"/>
      </w:pPr>
      <w:r>
        <w:rPr>
          <w:noProof/>
        </w:rPr>
        <w:lastRenderedPageBreak/>
        <w:drawing>
          <wp:inline distT="0" distB="0" distL="0" distR="0" wp14:anchorId="77DC9E4A" wp14:editId="7FA811DF">
            <wp:extent cx="5727700" cy="42957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D500397" w14:textId="6A8565D9" w:rsidR="00487A73" w:rsidRDefault="00EB5AF5" w:rsidP="00EB5AF5">
      <w:pPr>
        <w:pStyle w:val="Caption"/>
      </w:pPr>
      <w:commentRangeStart w:id="94"/>
      <w:r>
        <w:t xml:space="preserve">Figure </w:t>
      </w:r>
      <w:r w:rsidR="009A7E9C">
        <w:fldChar w:fldCharType="begin"/>
      </w:r>
      <w:r w:rsidR="009A7E9C">
        <w:instrText xml:space="preserve"> SEQ Figure \* ARABIC </w:instrText>
      </w:r>
      <w:r w:rsidR="009A7E9C">
        <w:fldChar w:fldCharType="separate"/>
      </w:r>
      <w:r w:rsidR="000F1A0B">
        <w:rPr>
          <w:noProof/>
        </w:rPr>
        <w:t>2</w:t>
      </w:r>
      <w:r w:rsidR="009A7E9C">
        <w:rPr>
          <w:noProof/>
        </w:rPr>
        <w:fldChar w:fldCharType="end"/>
      </w:r>
      <w:r>
        <w:t xml:space="preserve"> </w:t>
      </w:r>
      <w:r w:rsidRPr="00536C3F">
        <w:t xml:space="preserve">Average </w:t>
      </w:r>
      <w:proofErr w:type="spellStart"/>
      <w:r w:rsidRPr="00536C3F">
        <w:t>Chagos</w:t>
      </w:r>
      <w:proofErr w:type="spellEnd"/>
      <w:r w:rsidRPr="00536C3F">
        <w:t xml:space="preserve"> whale call per day on the </w:t>
      </w:r>
      <w:r w:rsidR="004E3E39">
        <w:t>(a)north-western (</w:t>
      </w:r>
      <w:r w:rsidRPr="00536C3F">
        <w:t>NW</w:t>
      </w:r>
      <w:r w:rsidR="004E3E39">
        <w:t xml:space="preserve">) </w:t>
      </w:r>
      <w:r w:rsidRPr="00536C3F">
        <w:t xml:space="preserve">and </w:t>
      </w:r>
      <w:r w:rsidR="004E3E39">
        <w:t>(b)south-eastern (</w:t>
      </w:r>
      <w:r w:rsidRPr="00536C3F">
        <w:t>SE</w:t>
      </w:r>
      <w:r w:rsidR="004E3E39">
        <w:t>)</w:t>
      </w:r>
      <w:r w:rsidRPr="00536C3F">
        <w:t xml:space="preserve"> site </w:t>
      </w:r>
      <w:r w:rsidR="004E3E39">
        <w:t>of</w:t>
      </w:r>
      <w:r w:rsidRPr="00536C3F">
        <w:t xml:space="preserve"> Diego Garcia</w:t>
      </w:r>
      <w:r w:rsidR="004E3E39">
        <w:t>/</w:t>
      </w:r>
      <w:proofErr w:type="spellStart"/>
      <w:r w:rsidR="004E3E39">
        <w:t>Chagos</w:t>
      </w:r>
      <w:proofErr w:type="spellEnd"/>
      <w:r w:rsidR="004E3E39">
        <w:t xml:space="preserve"> Archipelago</w:t>
      </w:r>
      <w:r w:rsidRPr="00536C3F">
        <w:t xml:space="preserve"> </w:t>
      </w:r>
      <w:r w:rsidR="004E3E39">
        <w:t xml:space="preserve">in each year </w:t>
      </w:r>
      <w:r w:rsidRPr="00536C3F">
        <w:t>over the</w:t>
      </w:r>
      <w:r w:rsidR="004E3E39">
        <w:t>ir</w:t>
      </w:r>
      <w:r w:rsidRPr="00536C3F">
        <w:t xml:space="preserve"> study period.</w:t>
      </w:r>
      <w:commentRangeEnd w:id="94"/>
      <w:r w:rsidR="00A616C6">
        <w:t xml:space="preserve"> </w:t>
      </w:r>
      <w:r w:rsidR="00C4379A">
        <w:t xml:space="preserve">In each panel, </w:t>
      </w:r>
      <w:r w:rsidR="00A44F83" w:rsidRPr="00A44F83">
        <w:t>ρ</w:t>
      </w:r>
      <w:r w:rsidR="00A44F83">
        <w:t xml:space="preserve"> </w:t>
      </w:r>
      <w:r w:rsidR="00C4379A">
        <w:t>is the Spearman rank coefficient of the average call per day with year.</w:t>
      </w:r>
      <w:r>
        <w:rPr>
          <w:rStyle w:val="CommentReference"/>
          <w:i w:val="0"/>
          <w:iCs w:val="0"/>
          <w:color w:val="auto"/>
        </w:rPr>
        <w:commentReference w:id="94"/>
      </w:r>
      <w:r w:rsidR="00C4379A">
        <w:t xml:space="preserve"> </w:t>
      </w:r>
      <w:r w:rsidR="00A616C6">
        <w:t>(a)the linear trend has a slope of 15.4 call</w:t>
      </w:r>
      <w:r w:rsidR="005077B3">
        <w:t>/year; corresponding p-value=</w:t>
      </w:r>
      <w:r w:rsidR="00A44F83">
        <w:t>0.02</w:t>
      </w:r>
      <w:r w:rsidR="005077B3">
        <w:t xml:space="preserve"> (b)the linear trend has a slope of 7.7 call/year</w:t>
      </w:r>
      <w:r w:rsidR="00A44F83">
        <w:t>; corresponding p-value=0.0003.</w:t>
      </w:r>
    </w:p>
    <w:p w14:paraId="6EC0E5D7" w14:textId="77777777" w:rsidR="004A0FBB" w:rsidRDefault="004A0FBB" w:rsidP="00C23867">
      <w:pPr>
        <w:spacing w:line="480" w:lineRule="auto"/>
      </w:pPr>
    </w:p>
    <w:p w14:paraId="0E411F7F" w14:textId="77777777" w:rsidR="009A7E9C" w:rsidRDefault="009A7E9C">
      <w:r>
        <w:br w:type="page"/>
      </w:r>
    </w:p>
    <w:p w14:paraId="1D3BCCDD" w14:textId="586554F5" w:rsidR="009A7E9C" w:rsidRDefault="004E3E39" w:rsidP="00EB5AF5">
      <w:pPr>
        <w:keepNext/>
        <w:spacing w:line="480" w:lineRule="auto"/>
      </w:pPr>
      <w:r>
        <w:lastRenderedPageBreak/>
        <w:t>Figure 3</w:t>
      </w:r>
      <w:r w:rsidR="008C33A3">
        <w:t xml:space="preserve"> showed the mean whale presence at both sites in the 46 eight-day periods across their study period. </w:t>
      </w:r>
      <w:ins w:id="95" w:author="Tracey Rogers" w:date="2021-04-15T11:21:00Z">
        <w:r w:rsidR="009A7E9C">
          <w:t>O</w:t>
        </w:r>
      </w:ins>
      <w:ins w:id="96" w:author="Tracey Rogers" w:date="2021-04-15T11:22:00Z">
        <w:r w:rsidR="009A7E9C">
          <w:t>verall</w:t>
        </w:r>
      </w:ins>
      <w:r w:rsidR="009A7E9C">
        <w:t>,</w:t>
      </w:r>
      <w:ins w:id="97" w:author="Tracey Rogers" w:date="2021-04-15T11:22:00Z">
        <w:r w:rsidR="009A7E9C">
          <w:t xml:space="preserve"> t</w:t>
        </w:r>
      </w:ins>
      <w:r w:rsidR="009A7E9C">
        <w:rPr>
          <w:rFonts w:hint="eastAsia"/>
        </w:rPr>
        <w:t>he</w:t>
      </w:r>
      <w:r w:rsidR="009A7E9C">
        <w:t xml:space="preserve"> mean whale </w:t>
      </w:r>
      <w:ins w:id="98" w:author="Tracey Rogers" w:date="2021-04-15T11:13:00Z">
        <w:r w:rsidR="009A7E9C">
          <w:t xml:space="preserve">call </w:t>
        </w:r>
      </w:ins>
      <w:r w:rsidR="009A7E9C">
        <w:t xml:space="preserve">presence </w:t>
      </w:r>
      <w:ins w:id="99" w:author="Tracey Rogers" w:date="2021-04-15T11:20:00Z">
        <w:r w:rsidR="009A7E9C">
          <w:t>wa</w:t>
        </w:r>
      </w:ins>
      <w:r w:rsidR="009A7E9C">
        <w:t xml:space="preserve">s higher in the SE than the NW site. There </w:t>
      </w:r>
      <w:ins w:id="100" w:author="Tracey Rogers" w:date="2021-04-15T11:22:00Z">
        <w:r w:rsidR="009A7E9C">
          <w:t>was a seasonal influence</w:t>
        </w:r>
      </w:ins>
      <w:ins w:id="101" w:author="Tracey Rogers" w:date="2021-04-15T11:27:00Z">
        <w:r w:rsidR="009A7E9C">
          <w:t xml:space="preserve"> in the number of whale call detections</w:t>
        </w:r>
      </w:ins>
      <w:ins w:id="102" w:author="Tracey Rogers" w:date="2021-04-15T11:22:00Z">
        <w:r w:rsidR="009A7E9C">
          <w:t>, as</w:t>
        </w:r>
      </w:ins>
      <w:r w:rsidR="009A7E9C">
        <w:t xml:space="preserve"> more whales </w:t>
      </w:r>
      <w:ins w:id="103" w:author="Tracey Rogers" w:date="2021-04-15T11:22:00Z">
        <w:r w:rsidR="009A7E9C">
          <w:t xml:space="preserve">were </w:t>
        </w:r>
      </w:ins>
      <w:r w:rsidR="009A7E9C">
        <w:t xml:space="preserve">at the NW site in the warmer </w:t>
      </w:r>
      <w:ins w:id="104" w:author="Tracey Rogers" w:date="2021-04-15T11:23:00Z">
        <w:r w:rsidR="009A7E9C">
          <w:t xml:space="preserve">months </w:t>
        </w:r>
      </w:ins>
      <w:r w:rsidR="009A7E9C">
        <w:t>(May to October)</w:t>
      </w:r>
      <w:ins w:id="105" w:author="Tracey Rogers" w:date="2021-04-15T11:21:00Z">
        <w:r w:rsidR="009A7E9C">
          <w:t>, whereas</w:t>
        </w:r>
      </w:ins>
      <w:r w:rsidR="009A7E9C">
        <w:t xml:space="preserve"> </w:t>
      </w:r>
      <w:ins w:id="106" w:author="Tracey Rogers" w:date="2021-04-15T11:21:00Z">
        <w:r w:rsidR="009A7E9C">
          <w:t>i</w:t>
        </w:r>
      </w:ins>
      <w:r w:rsidR="009A7E9C">
        <w:t xml:space="preserve">n the cooler </w:t>
      </w:r>
      <w:ins w:id="107" w:author="Tracey Rogers" w:date="2021-04-15T11:20:00Z">
        <w:r w:rsidR="009A7E9C">
          <w:t>months</w:t>
        </w:r>
      </w:ins>
      <w:ins w:id="108" w:author="Tracey Rogers" w:date="2021-04-15T11:21:00Z">
        <w:r w:rsidR="009A7E9C">
          <w:t>,</w:t>
        </w:r>
      </w:ins>
      <w:r w:rsidR="009A7E9C">
        <w:t xml:space="preserve"> November to April there </w:t>
      </w:r>
      <w:ins w:id="109" w:author="Tracey Rogers" w:date="2021-04-15T11:20:00Z">
        <w:r w:rsidR="009A7E9C">
          <w:t>we</w:t>
        </w:r>
      </w:ins>
      <w:r w:rsidR="009A7E9C">
        <w:t>re more whale</w:t>
      </w:r>
      <w:ins w:id="110" w:author="Tracey Rogers" w:date="2021-04-15T11:20:00Z">
        <w:r w:rsidR="009A7E9C">
          <w:t>s</w:t>
        </w:r>
      </w:ins>
      <w:r w:rsidR="009A7E9C">
        <w:t xml:space="preserve"> </w:t>
      </w:r>
      <w:ins w:id="111" w:author="Tracey Rogers" w:date="2021-04-15T11:20:00Z">
        <w:r w:rsidR="009A7E9C">
          <w:t>at</w:t>
        </w:r>
      </w:ins>
      <w:r w:rsidR="009A7E9C">
        <w:t xml:space="preserve"> the SE site.</w:t>
      </w:r>
    </w:p>
    <w:p w14:paraId="4EE6B060" w14:textId="38D34CF3" w:rsidR="00EB5AF5" w:rsidRDefault="004C5606" w:rsidP="00EB5AF5">
      <w:pPr>
        <w:keepNext/>
        <w:spacing w:line="480" w:lineRule="auto"/>
      </w:pPr>
      <w:r>
        <w:rPr>
          <w:noProof/>
        </w:rPr>
        <w:drawing>
          <wp:inline distT="0" distB="0" distL="0" distR="0" wp14:anchorId="0F1A13E2" wp14:editId="4A00BDD1">
            <wp:extent cx="5727700" cy="32219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91E2580" w14:textId="17A03FE6" w:rsidR="004A0FBB" w:rsidRDefault="00EB5AF5" w:rsidP="00EB5AF5">
      <w:pPr>
        <w:pStyle w:val="Caption"/>
      </w:pPr>
      <w:commentRangeStart w:id="112"/>
      <w:r>
        <w:t xml:space="preserve">Figure </w:t>
      </w:r>
      <w:r w:rsidR="009A7E9C">
        <w:fldChar w:fldCharType="begin"/>
      </w:r>
      <w:r w:rsidR="009A7E9C">
        <w:instrText xml:space="preserve"> SEQ Figure \* ARABIC </w:instrText>
      </w:r>
      <w:r w:rsidR="009A7E9C">
        <w:fldChar w:fldCharType="separate"/>
      </w:r>
      <w:r w:rsidR="000F1A0B">
        <w:rPr>
          <w:noProof/>
        </w:rPr>
        <w:t>3</w:t>
      </w:r>
      <w:r w:rsidR="009A7E9C">
        <w:rPr>
          <w:noProof/>
        </w:rPr>
        <w:fldChar w:fldCharType="end"/>
      </w:r>
      <w:r>
        <w:t xml:space="preserve"> </w:t>
      </w:r>
      <w:commentRangeEnd w:id="112"/>
      <w:r>
        <w:rPr>
          <w:rStyle w:val="CommentReference"/>
          <w:i w:val="0"/>
          <w:iCs w:val="0"/>
          <w:color w:val="auto"/>
        </w:rPr>
        <w:commentReference w:id="112"/>
      </w:r>
      <w:r w:rsidRPr="00FD1D7B">
        <w:t>Mean Chagos whale presence on the SE and NW site for each eight-day period (46 bins) during the study period (2002- 2014 on the NW site, 2002- 2018 on the SE site). Vertical bars (blue bars for SE site, red bars for NW site) represent the average whale p</w:t>
      </w:r>
      <w:r>
        <w:t>resence.</w:t>
      </w:r>
    </w:p>
    <w:p w14:paraId="0C02C171" w14:textId="77777777" w:rsidR="005436B0" w:rsidRDefault="005436B0" w:rsidP="009C69C8">
      <w:pPr>
        <w:spacing w:line="480" w:lineRule="auto"/>
      </w:pPr>
    </w:p>
    <w:p w14:paraId="1C24EAF6" w14:textId="37D02C3D" w:rsidR="00494E26" w:rsidRDefault="00494E26" w:rsidP="009C69C8">
      <w:pPr>
        <w:spacing w:line="480" w:lineRule="auto"/>
      </w:pPr>
      <w:r>
        <w:br w:type="page"/>
      </w:r>
    </w:p>
    <w:p w14:paraId="6351946A" w14:textId="2D86AE01" w:rsidR="007402F6" w:rsidRDefault="007402F6" w:rsidP="007402F6">
      <w:pPr>
        <w:spacing w:line="480" w:lineRule="auto"/>
      </w:pPr>
      <w:r>
        <w:lastRenderedPageBreak/>
        <w:t>3.</w:t>
      </w:r>
      <w:r w:rsidR="00494E26">
        <w:t>2</w:t>
      </w:r>
      <w:r>
        <w:t xml:space="preserve"> C</w:t>
      </w:r>
      <w:ins w:id="113" w:author="Tracey Rogers" w:date="2021-04-15T11:16:00Z">
        <w:r w:rsidR="00D171EA">
          <w:t>orrelation</w:t>
        </w:r>
      </w:ins>
      <w:ins w:id="114" w:author="Tracey Rogers" w:date="2021-04-15T11:15:00Z">
        <w:r w:rsidR="00D171EA">
          <w:t xml:space="preserve"> between </w:t>
        </w:r>
      </w:ins>
      <w:ins w:id="115" w:author="Tracey Rogers" w:date="2021-04-15T11:27:00Z">
        <w:r w:rsidR="000D4E03">
          <w:t xml:space="preserve">the </w:t>
        </w:r>
      </w:ins>
      <w:ins w:id="116" w:author="Tracey Rogers" w:date="2021-04-15T11:15:00Z">
        <w:r w:rsidR="00D171EA">
          <w:t xml:space="preserve">number of </w:t>
        </w:r>
      </w:ins>
      <w:ins w:id="117" w:author="Tracey Rogers" w:date="2021-04-15T11:14:00Z">
        <w:r w:rsidR="00732138">
          <w:t xml:space="preserve">whale calls </w:t>
        </w:r>
      </w:ins>
      <w:ins w:id="118" w:author="Tracey Rogers" w:date="2021-04-15T11:27:00Z">
        <w:r w:rsidR="000D4E03">
          <w:t xml:space="preserve">detected </w:t>
        </w:r>
      </w:ins>
      <w:ins w:id="119" w:author="Tracey Rogers" w:date="2021-04-15T11:15:00Z">
        <w:r w:rsidR="003C7B2A">
          <w:t xml:space="preserve">and environmental </w:t>
        </w:r>
        <w:commentRangeStart w:id="120"/>
        <w:r w:rsidR="003C7B2A">
          <w:t>factors</w:t>
        </w:r>
      </w:ins>
      <w:commentRangeEnd w:id="120"/>
      <w:r w:rsidR="00D171EA">
        <w:rPr>
          <w:rStyle w:val="CommentReference"/>
        </w:rPr>
        <w:commentReference w:id="120"/>
      </w:r>
    </w:p>
    <w:p w14:paraId="22CE2712" w14:textId="77777777" w:rsidR="00CF2AB0" w:rsidRDefault="00CF2AB0" w:rsidP="007402F6">
      <w:pPr>
        <w:spacing w:line="480" w:lineRule="auto"/>
        <w:rPr>
          <w:ins w:id="121" w:author="Tracey Rogers" w:date="2021-04-12T14:37:00Z"/>
        </w:rPr>
      </w:pPr>
    </w:p>
    <w:p w14:paraId="33381107" w14:textId="30843447" w:rsidR="00175F9C" w:rsidRDefault="000D4E03" w:rsidP="00175F9C">
      <w:pPr>
        <w:spacing w:line="480" w:lineRule="auto"/>
        <w:rPr>
          <w:ins w:id="122" w:author="Tracey Rogers" w:date="2021-04-12T14:42:00Z"/>
        </w:rPr>
      </w:pPr>
      <w:ins w:id="123" w:author="Tracey Rogers" w:date="2021-04-15T11:28:00Z">
        <w:r>
          <w:t>T</w:t>
        </w:r>
      </w:ins>
      <w:ins w:id="124" w:author="Tracey Rogers" w:date="2021-04-12T14:41:00Z">
        <w:r w:rsidR="00175F9C">
          <w:t>he mean</w:t>
        </w:r>
      </w:ins>
      <w:ins w:id="125" w:author="Tracey Rogers" w:date="2021-04-12T14:42:00Z">
        <w:r w:rsidR="002E4F48">
          <w:t xml:space="preserve"> </w:t>
        </w:r>
      </w:ins>
      <w:ins w:id="126" w:author="Tracey Rogers" w:date="2021-04-12T14:41:00Z">
        <w:r w:rsidR="00175F9C">
          <w:t xml:space="preserve">concentration of chlorophyll-a </w:t>
        </w:r>
      </w:ins>
      <w:ins w:id="127" w:author="Tracey Rogers" w:date="2021-04-15T11:28:00Z">
        <w:r w:rsidR="00675A59">
          <w:t>h</w:t>
        </w:r>
      </w:ins>
      <w:ins w:id="128" w:author="Tracey Rogers" w:date="2021-04-12T14:41:00Z">
        <w:r w:rsidR="00175F9C">
          <w:t>as been relatively stable</w:t>
        </w:r>
      </w:ins>
      <w:ins w:id="129" w:author="Tracey Rogers" w:date="2021-04-12T14:43:00Z">
        <w:r w:rsidR="002E4F48">
          <w:t xml:space="preserve"> </w:t>
        </w:r>
      </w:ins>
      <w:ins w:id="130" w:author="Tracey Rogers" w:date="2021-04-12T14:41:00Z">
        <w:r w:rsidR="00175F9C">
          <w:t xml:space="preserve">with </w:t>
        </w:r>
      </w:ins>
      <w:ins w:id="131" w:author="Tracey Rogers" w:date="2021-04-15T11:18:00Z">
        <w:r w:rsidR="00DB5B99">
          <w:t xml:space="preserve">only </w:t>
        </w:r>
      </w:ins>
      <w:ins w:id="132" w:author="Tracey Rogers" w:date="2021-04-12T14:41:00Z">
        <w:r w:rsidR="00175F9C">
          <w:t xml:space="preserve">a slight decreasing trend </w:t>
        </w:r>
      </w:ins>
      <w:ins w:id="133" w:author="Tracey Rogers" w:date="2021-04-15T11:28:00Z">
        <w:r w:rsidR="00675A59">
          <w:t xml:space="preserve">at </w:t>
        </w:r>
        <w:proofErr w:type="gramStart"/>
        <w:r w:rsidR="00675A59">
          <w:t>both</w:t>
        </w:r>
        <w:proofErr w:type="gramEnd"/>
        <w:r w:rsidR="00675A59">
          <w:t xml:space="preserve"> Diego Garcia sites </w:t>
        </w:r>
      </w:ins>
      <w:ins w:id="134" w:author="Tracey Rogers" w:date="2021-04-12T14:41:00Z">
        <w:r w:rsidR="00175F9C">
          <w:t xml:space="preserve">(Table </w:t>
        </w:r>
      </w:ins>
      <w:r w:rsidR="001E2411">
        <w:t>1</w:t>
      </w:r>
      <w:ins w:id="135" w:author="Tracey Rogers" w:date="2021-04-12T14:41:00Z">
        <w:r w:rsidR="00175F9C">
          <w:t xml:space="preserve">), </w:t>
        </w:r>
      </w:ins>
      <w:ins w:id="136" w:author="Tracey Rogers" w:date="2021-04-15T11:28:00Z">
        <w:r w:rsidR="00675A59">
          <w:t xml:space="preserve">however </w:t>
        </w:r>
      </w:ins>
      <w:ins w:id="137" w:author="Tracey Rogers" w:date="2021-04-12T14:43:00Z">
        <w:r w:rsidR="002E4F48">
          <w:t>the</w:t>
        </w:r>
      </w:ins>
      <w:ins w:id="138" w:author="Tracey Rogers" w:date="2021-04-12T14:41:00Z">
        <w:r w:rsidR="00175F9C">
          <w:t xml:space="preserve"> a</w:t>
        </w:r>
      </w:ins>
      <w:ins w:id="139" w:author="Tracey Rogers" w:date="2021-04-12T14:37:00Z">
        <w:r w:rsidR="00175F9C">
          <w:t>verage SST and minimum SST ha</w:t>
        </w:r>
      </w:ins>
      <w:ins w:id="140" w:author="Tracey Rogers" w:date="2021-04-15T11:18:00Z">
        <w:r w:rsidR="00DB5B99">
          <w:t>ve</w:t>
        </w:r>
      </w:ins>
      <w:ins w:id="141" w:author="Tracey Rogers" w:date="2021-04-12T14:37:00Z">
        <w:r w:rsidR="00175F9C">
          <w:t xml:space="preserve"> increas</w:t>
        </w:r>
      </w:ins>
      <w:ins w:id="142" w:author="Tracey Rogers" w:date="2021-04-12T14:38:00Z">
        <w:r w:rsidR="00175F9C">
          <w:t xml:space="preserve">ed overall </w:t>
        </w:r>
      </w:ins>
      <w:ins w:id="143" w:author="Tracey Rogers" w:date="2021-04-15T11:28:00Z">
        <w:r w:rsidR="00675A59">
          <w:t xml:space="preserve">and </w:t>
        </w:r>
      </w:ins>
      <w:ins w:id="144" w:author="Tracey Rogers" w:date="2021-04-12T14:38:00Z">
        <w:r w:rsidR="00175F9C">
          <w:t>at</w:t>
        </w:r>
      </w:ins>
      <w:ins w:id="145" w:author="Tracey Rogers" w:date="2021-04-12T14:37:00Z">
        <w:r w:rsidR="00175F9C">
          <w:t xml:space="preserve"> </w:t>
        </w:r>
      </w:ins>
      <w:ins w:id="146" w:author="Tracey Rogers" w:date="2021-04-15T11:28:00Z">
        <w:r w:rsidR="00675A59">
          <w:t>both</w:t>
        </w:r>
      </w:ins>
      <w:ins w:id="147" w:author="Tracey Rogers" w:date="2021-04-15T11:29:00Z">
        <w:r w:rsidR="00675A59">
          <w:t xml:space="preserve"> </w:t>
        </w:r>
      </w:ins>
      <w:ins w:id="148" w:author="Tracey Rogers" w:date="2021-04-12T14:38:00Z">
        <w:r w:rsidR="00175F9C">
          <w:t>sites</w:t>
        </w:r>
      </w:ins>
      <w:ins w:id="149" w:author="Tracey Rogers" w:date="2021-04-12T14:39:00Z">
        <w:r w:rsidR="00175F9C">
          <w:t xml:space="preserve"> (Table </w:t>
        </w:r>
      </w:ins>
      <w:r w:rsidR="001E2411">
        <w:t>1</w:t>
      </w:r>
      <w:ins w:id="150" w:author="Tracey Rogers" w:date="2021-04-12T14:39:00Z">
        <w:r w:rsidR="00175F9C">
          <w:t>)</w:t>
        </w:r>
      </w:ins>
      <w:ins w:id="151" w:author="Tracey Rogers" w:date="2021-04-12T14:37:00Z">
        <w:r w:rsidR="00175F9C">
          <w:t xml:space="preserve">. </w:t>
        </w:r>
      </w:ins>
    </w:p>
    <w:p w14:paraId="6D206B0B" w14:textId="77777777" w:rsidR="002E4F48" w:rsidRDefault="002E4F48" w:rsidP="00175F9C">
      <w:pPr>
        <w:spacing w:line="480" w:lineRule="auto"/>
      </w:pPr>
    </w:p>
    <w:p w14:paraId="18C5E9CD" w14:textId="1D463810" w:rsidR="009A7E9C" w:rsidRDefault="009A7E9C" w:rsidP="009A7E9C">
      <w:pPr>
        <w:pStyle w:val="Caption"/>
        <w:keepNext/>
      </w:pPr>
      <w:r>
        <w:t xml:space="preserve">Table </w:t>
      </w:r>
      <w:r>
        <w:fldChar w:fldCharType="begin"/>
      </w:r>
      <w:r>
        <w:instrText xml:space="preserve"> SEQ Table \* ARABIC </w:instrText>
      </w:r>
      <w:r>
        <w:fldChar w:fldCharType="separate"/>
      </w:r>
      <w:r w:rsidR="000F1A0B">
        <w:rPr>
          <w:noProof/>
        </w:rPr>
        <w:t>1</w:t>
      </w:r>
      <w:r>
        <w:fldChar w:fldCharType="end"/>
      </w:r>
      <w:r>
        <w:t xml:space="preserve"> </w:t>
      </w:r>
      <w:r w:rsidRPr="009A7E9C">
        <w:t>Change</w:t>
      </w:r>
      <w:r w:rsidR="00EA3AFC">
        <w:t xml:space="preserve"> rate</w:t>
      </w:r>
      <w:r w:rsidRPr="009A7E9C">
        <w:t xml:space="preserve">s in mean and minimum sea surface temperature (SST) and mean chlorophyll-a values at the two oceanic sites off Diego Garcia, NW refers to </w:t>
      </w:r>
      <w:r w:rsidR="00A44F83">
        <w:t>the north-western site</w:t>
      </w:r>
      <w:r w:rsidRPr="009A7E9C">
        <w:t xml:space="preserve"> (n = 13 years) and SE to </w:t>
      </w:r>
      <w:r w:rsidR="00A44F83">
        <w:t xml:space="preserve">south-eastern site </w:t>
      </w:r>
      <w:r w:rsidRPr="009A7E9C">
        <w:t>(n = 17 years).</w:t>
      </w:r>
    </w:p>
    <w:tbl>
      <w:tblPr>
        <w:tblW w:w="8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2502"/>
        <w:gridCol w:w="2757"/>
      </w:tblGrid>
      <w:tr w:rsidR="00175F9C" w:rsidRPr="000C7E37" w14:paraId="150E238A" w14:textId="77777777" w:rsidTr="00175F9C">
        <w:trPr>
          <w:trHeight w:val="290"/>
        </w:trPr>
        <w:tc>
          <w:tcPr>
            <w:tcW w:w="3487" w:type="dxa"/>
            <w:shd w:val="clear" w:color="auto" w:fill="auto"/>
            <w:noWrap/>
            <w:vAlign w:val="bottom"/>
            <w:hideMark/>
          </w:tcPr>
          <w:p w14:paraId="08F1FE55" w14:textId="77777777" w:rsidR="00175F9C" w:rsidRPr="000C7E37" w:rsidRDefault="00175F9C" w:rsidP="00175F9C">
            <w:pPr>
              <w:jc w:val="center"/>
              <w:rPr>
                <w:rFonts w:ascii="Times New Roman" w:eastAsia="Times New Roman" w:hAnsi="Times New Roman" w:cs="Times New Roman"/>
              </w:rPr>
            </w:pPr>
            <w:commentRangeStart w:id="152"/>
            <w:commentRangeStart w:id="153"/>
          </w:p>
        </w:tc>
        <w:tc>
          <w:tcPr>
            <w:tcW w:w="2502" w:type="dxa"/>
            <w:shd w:val="clear" w:color="auto" w:fill="auto"/>
            <w:noWrap/>
            <w:vAlign w:val="bottom"/>
            <w:hideMark/>
          </w:tcPr>
          <w:p w14:paraId="46B6AC9D"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NW</w:t>
            </w:r>
          </w:p>
        </w:tc>
        <w:tc>
          <w:tcPr>
            <w:tcW w:w="2757" w:type="dxa"/>
            <w:shd w:val="clear" w:color="auto" w:fill="auto"/>
            <w:noWrap/>
            <w:vAlign w:val="bottom"/>
            <w:hideMark/>
          </w:tcPr>
          <w:p w14:paraId="6908E38A"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SE</w:t>
            </w:r>
          </w:p>
        </w:tc>
      </w:tr>
      <w:tr w:rsidR="00175F9C" w:rsidRPr="000C7E37" w14:paraId="4892330E" w14:textId="77777777" w:rsidTr="00175F9C">
        <w:trPr>
          <w:trHeight w:val="290"/>
        </w:trPr>
        <w:tc>
          <w:tcPr>
            <w:tcW w:w="3487" w:type="dxa"/>
            <w:shd w:val="clear" w:color="auto" w:fill="auto"/>
            <w:noWrap/>
            <w:vAlign w:val="bottom"/>
            <w:hideMark/>
          </w:tcPr>
          <w:p w14:paraId="5A762904"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Mean SST</w:t>
            </w:r>
          </w:p>
        </w:tc>
        <w:tc>
          <w:tcPr>
            <w:tcW w:w="2502" w:type="dxa"/>
            <w:shd w:val="clear" w:color="auto" w:fill="auto"/>
            <w:noWrap/>
            <w:vAlign w:val="bottom"/>
            <w:hideMark/>
          </w:tcPr>
          <w:p w14:paraId="02106E07" w14:textId="77777777" w:rsidR="00175F9C" w:rsidRPr="000C7E37" w:rsidRDefault="00175F9C" w:rsidP="00175F9C">
            <w:pPr>
              <w:jc w:val="center"/>
              <w:rPr>
                <w:rFonts w:ascii="Calibri" w:eastAsia="Times New Roman" w:hAnsi="Calibri" w:cs="Calibri"/>
                <w:color w:val="000000"/>
              </w:rPr>
            </w:pPr>
            <w:r>
              <w:rPr>
                <w:rFonts w:ascii="Calibri" w:eastAsia="Times New Roman" w:hAnsi="Calibri" w:cs="Calibri"/>
                <w:color w:val="000000"/>
              </w:rPr>
              <w:t>0.0</w:t>
            </w:r>
            <w:r w:rsidRPr="000C7E37">
              <w:rPr>
                <w:rFonts w:ascii="Calibri" w:eastAsia="Times New Roman" w:hAnsi="Calibri" w:cs="Calibri"/>
                <w:color w:val="000000"/>
              </w:rPr>
              <w:t>154</w:t>
            </w:r>
          </w:p>
        </w:tc>
        <w:tc>
          <w:tcPr>
            <w:tcW w:w="2757" w:type="dxa"/>
            <w:shd w:val="clear" w:color="auto" w:fill="auto"/>
            <w:noWrap/>
            <w:vAlign w:val="bottom"/>
            <w:hideMark/>
          </w:tcPr>
          <w:p w14:paraId="4B59A16A" w14:textId="77777777" w:rsidR="00175F9C" w:rsidRPr="000C7E37" w:rsidRDefault="00175F9C" w:rsidP="00175F9C">
            <w:pPr>
              <w:jc w:val="center"/>
              <w:rPr>
                <w:rFonts w:ascii="Calibri" w:eastAsia="Times New Roman" w:hAnsi="Calibri" w:cs="Calibri"/>
                <w:color w:val="000000"/>
              </w:rPr>
            </w:pPr>
            <w:r>
              <w:rPr>
                <w:rFonts w:ascii="Calibri" w:eastAsia="Times New Roman" w:hAnsi="Calibri" w:cs="Calibri"/>
                <w:color w:val="000000"/>
              </w:rPr>
              <w:t>0.0</w:t>
            </w:r>
            <w:r w:rsidRPr="000C7E37">
              <w:rPr>
                <w:rFonts w:ascii="Calibri" w:eastAsia="Times New Roman" w:hAnsi="Calibri" w:cs="Calibri"/>
                <w:color w:val="000000"/>
              </w:rPr>
              <w:t>187</w:t>
            </w:r>
          </w:p>
        </w:tc>
      </w:tr>
      <w:tr w:rsidR="00175F9C" w:rsidRPr="000C7E37" w14:paraId="2C25729D" w14:textId="77777777" w:rsidTr="00175F9C">
        <w:trPr>
          <w:trHeight w:val="290"/>
        </w:trPr>
        <w:tc>
          <w:tcPr>
            <w:tcW w:w="3487" w:type="dxa"/>
            <w:shd w:val="clear" w:color="auto" w:fill="auto"/>
            <w:noWrap/>
            <w:vAlign w:val="bottom"/>
            <w:hideMark/>
          </w:tcPr>
          <w:p w14:paraId="2BBD7EDF"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Min SST</w:t>
            </w:r>
          </w:p>
        </w:tc>
        <w:tc>
          <w:tcPr>
            <w:tcW w:w="2502" w:type="dxa"/>
            <w:shd w:val="clear" w:color="auto" w:fill="auto"/>
            <w:noWrap/>
            <w:vAlign w:val="bottom"/>
            <w:hideMark/>
          </w:tcPr>
          <w:p w14:paraId="1FB9023C" w14:textId="77777777" w:rsidR="00175F9C" w:rsidRPr="000C7E37" w:rsidRDefault="00175F9C" w:rsidP="00175F9C">
            <w:pPr>
              <w:jc w:val="center"/>
              <w:rPr>
                <w:rFonts w:ascii="Calibri" w:eastAsia="Times New Roman" w:hAnsi="Calibri" w:cs="Calibri"/>
                <w:color w:val="000000"/>
              </w:rPr>
            </w:pPr>
            <w:r>
              <w:rPr>
                <w:rFonts w:ascii="Calibri" w:eastAsia="Times New Roman" w:hAnsi="Calibri" w:cs="Calibri"/>
                <w:color w:val="000000"/>
              </w:rPr>
              <w:t>0.0</w:t>
            </w:r>
            <w:r w:rsidRPr="000C7E37">
              <w:rPr>
                <w:rFonts w:ascii="Calibri" w:eastAsia="Times New Roman" w:hAnsi="Calibri" w:cs="Calibri"/>
                <w:color w:val="000000"/>
              </w:rPr>
              <w:t>183</w:t>
            </w:r>
          </w:p>
        </w:tc>
        <w:tc>
          <w:tcPr>
            <w:tcW w:w="2757" w:type="dxa"/>
            <w:shd w:val="clear" w:color="auto" w:fill="auto"/>
            <w:noWrap/>
            <w:vAlign w:val="bottom"/>
            <w:hideMark/>
          </w:tcPr>
          <w:p w14:paraId="17978DBE" w14:textId="77777777" w:rsidR="00175F9C" w:rsidRPr="000C7E37" w:rsidRDefault="00175F9C" w:rsidP="00175F9C">
            <w:pPr>
              <w:jc w:val="center"/>
              <w:rPr>
                <w:rFonts w:ascii="Calibri" w:eastAsia="Times New Roman" w:hAnsi="Calibri" w:cs="Calibri"/>
                <w:color w:val="000000"/>
              </w:rPr>
            </w:pPr>
            <w:r>
              <w:rPr>
                <w:rFonts w:ascii="Calibri" w:eastAsia="Times New Roman" w:hAnsi="Calibri" w:cs="Calibri"/>
                <w:color w:val="000000"/>
              </w:rPr>
              <w:t>0.0</w:t>
            </w:r>
            <w:r w:rsidRPr="000C7E37">
              <w:rPr>
                <w:rFonts w:ascii="Calibri" w:eastAsia="Times New Roman" w:hAnsi="Calibri" w:cs="Calibri"/>
                <w:color w:val="000000"/>
              </w:rPr>
              <w:t>388</w:t>
            </w:r>
          </w:p>
        </w:tc>
      </w:tr>
      <w:tr w:rsidR="00175F9C" w:rsidRPr="000C7E37" w14:paraId="2EA5E5C6" w14:textId="77777777" w:rsidTr="00175F9C">
        <w:trPr>
          <w:trHeight w:val="290"/>
        </w:trPr>
        <w:tc>
          <w:tcPr>
            <w:tcW w:w="3487" w:type="dxa"/>
            <w:shd w:val="clear" w:color="auto" w:fill="auto"/>
            <w:noWrap/>
            <w:vAlign w:val="bottom"/>
            <w:hideMark/>
          </w:tcPr>
          <w:p w14:paraId="33AABA8A"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 xml:space="preserve">Mean </w:t>
            </w:r>
            <w:r>
              <w:t>chlorophyll-a</w:t>
            </w:r>
          </w:p>
        </w:tc>
        <w:tc>
          <w:tcPr>
            <w:tcW w:w="2502" w:type="dxa"/>
            <w:shd w:val="clear" w:color="auto" w:fill="auto"/>
            <w:noWrap/>
            <w:vAlign w:val="bottom"/>
            <w:hideMark/>
          </w:tcPr>
          <w:p w14:paraId="37C3213E"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-0.</w:t>
            </w:r>
            <w:r>
              <w:rPr>
                <w:rFonts w:ascii="Calibri" w:eastAsia="Times New Roman" w:hAnsi="Calibri" w:cs="Calibri"/>
                <w:color w:val="000000"/>
              </w:rPr>
              <w:t>00</w:t>
            </w:r>
            <w:r w:rsidRPr="000C7E37">
              <w:rPr>
                <w:rFonts w:ascii="Calibri" w:eastAsia="Times New Roman" w:hAnsi="Calibri" w:cs="Calibri"/>
                <w:color w:val="000000"/>
              </w:rPr>
              <w:t>2</w:t>
            </w:r>
            <w:r>
              <w:rPr>
                <w:rFonts w:ascii="Calibri" w:eastAsia="Times New Roman" w:hAnsi="Calibri" w:cs="Calibri"/>
                <w:color w:val="000000"/>
              </w:rPr>
              <w:t>5</w:t>
            </w:r>
          </w:p>
        </w:tc>
        <w:tc>
          <w:tcPr>
            <w:tcW w:w="2757" w:type="dxa"/>
            <w:shd w:val="clear" w:color="auto" w:fill="auto"/>
            <w:noWrap/>
            <w:vAlign w:val="bottom"/>
            <w:hideMark/>
          </w:tcPr>
          <w:p w14:paraId="53DF0A95" w14:textId="77777777" w:rsidR="00175F9C" w:rsidRPr="000C7E37" w:rsidRDefault="00175F9C" w:rsidP="00175F9C">
            <w:pPr>
              <w:jc w:val="center"/>
              <w:rPr>
                <w:rFonts w:ascii="Calibri" w:eastAsia="Times New Roman" w:hAnsi="Calibri" w:cs="Calibri"/>
                <w:color w:val="000000"/>
              </w:rPr>
            </w:pPr>
            <w:r w:rsidRPr="000C7E37">
              <w:rPr>
                <w:rFonts w:ascii="Calibri" w:eastAsia="Times New Roman" w:hAnsi="Calibri" w:cs="Calibri"/>
                <w:color w:val="000000"/>
              </w:rPr>
              <w:t>-0</w:t>
            </w:r>
            <w:r>
              <w:rPr>
                <w:rFonts w:ascii="Calibri" w:eastAsia="Times New Roman" w:hAnsi="Calibri" w:cs="Calibri"/>
                <w:color w:val="000000"/>
              </w:rPr>
              <w:t>.00</w:t>
            </w:r>
            <w:r w:rsidRPr="000C7E37">
              <w:rPr>
                <w:rFonts w:ascii="Calibri" w:eastAsia="Times New Roman" w:hAnsi="Calibri" w:cs="Calibri"/>
                <w:color w:val="000000"/>
              </w:rPr>
              <w:t>07</w:t>
            </w:r>
            <w:commentRangeEnd w:id="152"/>
            <w:r>
              <w:rPr>
                <w:rStyle w:val="CommentReference"/>
              </w:rPr>
              <w:commentReference w:id="152"/>
            </w:r>
            <w:commentRangeEnd w:id="153"/>
            <w:r w:rsidR="00114294">
              <w:rPr>
                <w:rStyle w:val="CommentReference"/>
              </w:rPr>
              <w:commentReference w:id="153"/>
            </w:r>
          </w:p>
        </w:tc>
      </w:tr>
    </w:tbl>
    <w:p w14:paraId="298474A3" w14:textId="73DB84E0" w:rsidR="002B62E0" w:rsidRDefault="00DB5B99" w:rsidP="00EA3AFC">
      <w:pPr>
        <w:spacing w:line="480" w:lineRule="auto"/>
      </w:pPr>
      <w:commentRangeStart w:id="154"/>
      <w:commentRangeEnd w:id="154"/>
      <w:r>
        <w:rPr>
          <w:rStyle w:val="CommentReference"/>
        </w:rPr>
        <w:commentReference w:id="154"/>
      </w:r>
    </w:p>
    <w:p w14:paraId="403EE101" w14:textId="77777777" w:rsidR="002B62E0" w:rsidRDefault="002B62E0" w:rsidP="002B62E0">
      <w:pPr>
        <w:spacing w:line="480" w:lineRule="auto"/>
        <w:rPr>
          <w:ins w:id="155" w:author="Tracey Rogers" w:date="2021-04-15T15:19:00Z"/>
        </w:rPr>
      </w:pPr>
    </w:p>
    <w:p w14:paraId="474AA79F" w14:textId="2DC462DB" w:rsidR="002B62E0" w:rsidRDefault="002B62E0" w:rsidP="002B62E0">
      <w:pPr>
        <w:spacing w:line="480" w:lineRule="auto"/>
      </w:pPr>
      <w:r>
        <w:t xml:space="preserve">There </w:t>
      </w:r>
      <w:ins w:id="156" w:author="Tracey Rogers" w:date="2021-04-15T11:29:00Z">
        <w:r>
          <w:t>wa</w:t>
        </w:r>
      </w:ins>
      <w:r>
        <w:t>s</w:t>
      </w:r>
      <w:ins w:id="157" w:author="Tracey Rogers" w:date="2021-04-15T11:29:00Z">
        <w:r>
          <w:t xml:space="preserve"> a</w:t>
        </w:r>
      </w:ins>
      <w:r>
        <w:t xml:space="preserve"> strong seasonal effect observed </w:t>
      </w:r>
      <w:ins w:id="158" w:author="Tracey Rogers" w:date="2021-04-15T11:29:00Z">
        <w:r>
          <w:t>on numbers of whale c</w:t>
        </w:r>
      </w:ins>
      <w:ins w:id="159" w:author="Tracey Rogers" w:date="2021-04-15T11:30:00Z">
        <w:r>
          <w:t>alls detected at</w:t>
        </w:r>
      </w:ins>
      <w:r>
        <w:t xml:space="preserve"> the two sites</w:t>
      </w:r>
      <w:r w:rsidR="00EA3AFC">
        <w:t xml:space="preserve"> (Figure 4, Table 2)</w:t>
      </w:r>
      <w:r>
        <w:t xml:space="preserve">. On the SE site, SST </w:t>
      </w:r>
      <w:ins w:id="160" w:author="Tracey Rogers" w:date="2021-04-15T11:19:00Z">
        <w:r>
          <w:t xml:space="preserve">is </w:t>
        </w:r>
      </w:ins>
      <w:r>
        <w:t>negatively correlate</w:t>
      </w:r>
      <w:ins w:id="161" w:author="Tracey Rogers" w:date="2021-04-15T11:19:00Z">
        <w:r>
          <w:t>d</w:t>
        </w:r>
      </w:ins>
      <w:r>
        <w:t xml:space="preserve"> with the whale presence. While on the NW site, they have a positive relationship. </w:t>
      </w:r>
    </w:p>
    <w:p w14:paraId="225BB2D2" w14:textId="77777777" w:rsidR="002B62E0" w:rsidRDefault="002B62E0" w:rsidP="002B62E0">
      <w:pPr>
        <w:spacing w:line="480" w:lineRule="auto"/>
      </w:pPr>
    </w:p>
    <w:p w14:paraId="160D6AD0" w14:textId="279E4595" w:rsidR="002B62E0" w:rsidRDefault="002B62E0" w:rsidP="002B62E0">
      <w:pPr>
        <w:spacing w:line="480" w:lineRule="auto"/>
      </w:pPr>
      <w:r>
        <w:t xml:space="preserve">As for the </w:t>
      </w:r>
      <w:r w:rsidR="00F53119">
        <w:t>chlorophyte-a</w:t>
      </w:r>
      <w:r>
        <w:t xml:space="preserve">, the coefficients </w:t>
      </w:r>
      <w:r w:rsidR="00C67F03">
        <w:t>were</w:t>
      </w:r>
      <w:r>
        <w:t xml:space="preserve"> </w:t>
      </w:r>
      <w:r>
        <w:rPr>
          <w:rFonts w:hint="eastAsia"/>
        </w:rPr>
        <w:t>significantly</w:t>
      </w:r>
      <w:r>
        <w:t xml:space="preserve"> greater than the SST. At the NW site, there </w:t>
      </w:r>
      <w:r w:rsidR="00C67F03">
        <w:t>was</w:t>
      </w:r>
      <w:r>
        <w:t xml:space="preserve"> a negative relationship between chlorophyll-a and whale presence. At the SE site, chlorophyll-a and whale presence ha</w:t>
      </w:r>
      <w:r w:rsidR="00C67F03">
        <w:t>d</w:t>
      </w:r>
      <w:r>
        <w:t xml:space="preserve"> a positive correlation. In the NW, chlorophyll-a</w:t>
      </w:r>
      <w:r w:rsidRPr="009E507A">
        <w:t xml:space="preserve"> slightly ma</w:t>
      </w:r>
      <w:r w:rsidR="00C67F03">
        <w:t>de</w:t>
      </w:r>
      <w:r w:rsidRPr="009E507A">
        <w:t xml:space="preserve"> the odds of experiencing a call less</w:t>
      </w:r>
      <w:r>
        <w:t>. In the SE,</w:t>
      </w:r>
      <w:r w:rsidRPr="009E507A">
        <w:t xml:space="preserve"> </w:t>
      </w:r>
      <w:r>
        <w:t>chlorophyll-a</w:t>
      </w:r>
      <w:r w:rsidRPr="009E507A">
        <w:t xml:space="preserve"> s</w:t>
      </w:r>
      <w:r>
        <w:t>trongly</w:t>
      </w:r>
      <w:r w:rsidRPr="009E507A">
        <w:t xml:space="preserve"> ma</w:t>
      </w:r>
      <w:r w:rsidR="00C67F03">
        <w:t>de</w:t>
      </w:r>
      <w:r w:rsidRPr="009E507A">
        <w:t xml:space="preserve"> the odds of experiencing a call less</w:t>
      </w:r>
      <w:r>
        <w:t>.</w:t>
      </w:r>
    </w:p>
    <w:p w14:paraId="3B3BF0FF" w14:textId="77777777" w:rsidR="00EA3AFC" w:rsidRDefault="00EA3AFC" w:rsidP="00EA3AFC">
      <w:pPr>
        <w:keepNext/>
        <w:spacing w:line="480" w:lineRule="auto"/>
      </w:pPr>
      <w:r>
        <w:rPr>
          <w:noProof/>
        </w:rPr>
        <w:lastRenderedPageBreak/>
        <w:drawing>
          <wp:inline distT="0" distB="0" distL="0" distR="0" wp14:anchorId="625CC4B9" wp14:editId="1BF3E9BE">
            <wp:extent cx="5727700" cy="3222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2625"/>
                    </a:xfrm>
                    <a:prstGeom prst="rect">
                      <a:avLst/>
                    </a:prstGeom>
                  </pic:spPr>
                </pic:pic>
              </a:graphicData>
            </a:graphic>
          </wp:inline>
        </w:drawing>
      </w:r>
    </w:p>
    <w:p w14:paraId="05993A43" w14:textId="27C2199B" w:rsidR="00EA3AFC" w:rsidRDefault="00EA3AFC" w:rsidP="00EA3AFC">
      <w:pPr>
        <w:pStyle w:val="Caption"/>
      </w:pPr>
      <w:commentRangeStart w:id="162"/>
      <w:r>
        <w:t xml:space="preserve">Figure </w:t>
      </w:r>
      <w:r>
        <w:fldChar w:fldCharType="begin"/>
      </w:r>
      <w:r>
        <w:instrText xml:space="preserve"> SEQ Figure \* ARABIC </w:instrText>
      </w:r>
      <w:r>
        <w:fldChar w:fldCharType="separate"/>
      </w:r>
      <w:r w:rsidR="000F1A0B">
        <w:rPr>
          <w:noProof/>
        </w:rPr>
        <w:t>4</w:t>
      </w:r>
      <w:r>
        <w:rPr>
          <w:noProof/>
        </w:rPr>
        <w:fldChar w:fldCharType="end"/>
      </w:r>
      <w:r>
        <w:t xml:space="preserve"> Average whale presence during each eight-day periods and their corresponding SST and chlorophyte concentration.</w:t>
      </w:r>
      <w:commentRangeEnd w:id="162"/>
      <w:r>
        <w:rPr>
          <w:rStyle w:val="CommentReference"/>
          <w:i w:val="0"/>
          <w:iCs w:val="0"/>
          <w:color w:val="auto"/>
        </w:rPr>
        <w:commentReference w:id="162"/>
      </w:r>
    </w:p>
    <w:p w14:paraId="5582E08D" w14:textId="77777777" w:rsidR="002B62E0" w:rsidRPr="002B62E0" w:rsidRDefault="002B62E0" w:rsidP="002B62E0"/>
    <w:p w14:paraId="02FBE013" w14:textId="312B637C" w:rsidR="00EA3AFC" w:rsidRDefault="00EA3AFC" w:rsidP="00EA3AFC">
      <w:pPr>
        <w:pStyle w:val="Caption"/>
        <w:keepNext/>
      </w:pPr>
      <w:r>
        <w:t xml:space="preserve">Table </w:t>
      </w:r>
      <w:r>
        <w:fldChar w:fldCharType="begin"/>
      </w:r>
      <w:r>
        <w:instrText xml:space="preserve"> SEQ Table \* ARABIC </w:instrText>
      </w:r>
      <w:r>
        <w:fldChar w:fldCharType="separate"/>
      </w:r>
      <w:r w:rsidR="000F1A0B">
        <w:rPr>
          <w:noProof/>
        </w:rPr>
        <w:t>2</w:t>
      </w:r>
      <w:r>
        <w:fldChar w:fldCharType="end"/>
      </w:r>
      <w:r>
        <w:t xml:space="preserve"> </w:t>
      </w:r>
      <w:r w:rsidR="00C67F03">
        <w:t xml:space="preserve">GLM </w:t>
      </w:r>
      <w:r>
        <w:t>model coefficients for the south-</w:t>
      </w:r>
      <w:proofErr w:type="gramStart"/>
      <w:r>
        <w:t>eastern(</w:t>
      </w:r>
      <w:proofErr w:type="gramEnd"/>
      <w:r>
        <w:t>SE) site and north-western(NW) site,</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719"/>
        <w:gridCol w:w="1815"/>
        <w:gridCol w:w="1719"/>
        <w:gridCol w:w="1815"/>
      </w:tblGrid>
      <w:tr w:rsidR="004D35F5" w:rsidRPr="004D35F5" w14:paraId="4735C7A1" w14:textId="77777777" w:rsidTr="00452EEB">
        <w:trPr>
          <w:trHeight w:val="299"/>
        </w:trPr>
        <w:tc>
          <w:tcPr>
            <w:tcW w:w="1767" w:type="dxa"/>
            <w:shd w:val="clear" w:color="auto" w:fill="auto"/>
            <w:noWrap/>
            <w:vAlign w:val="bottom"/>
            <w:hideMark/>
          </w:tcPr>
          <w:p w14:paraId="6E2B7752" w14:textId="018F067B" w:rsidR="002B62E0" w:rsidRPr="004D35F5" w:rsidRDefault="002B62E0" w:rsidP="002B62E0">
            <w:pPr>
              <w:rPr>
                <w:rFonts w:ascii="Times New Roman" w:eastAsia="Times New Roman" w:hAnsi="Times New Roman" w:cs="Times New Roman"/>
              </w:rPr>
            </w:pPr>
          </w:p>
        </w:tc>
        <w:tc>
          <w:tcPr>
            <w:tcW w:w="3534" w:type="dxa"/>
            <w:gridSpan w:val="2"/>
            <w:shd w:val="clear" w:color="auto" w:fill="auto"/>
            <w:noWrap/>
            <w:vAlign w:val="bottom"/>
            <w:hideMark/>
          </w:tcPr>
          <w:p w14:paraId="148D7F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SE</w:t>
            </w:r>
          </w:p>
        </w:tc>
        <w:tc>
          <w:tcPr>
            <w:tcW w:w="3534" w:type="dxa"/>
            <w:gridSpan w:val="2"/>
            <w:shd w:val="clear" w:color="auto" w:fill="auto"/>
            <w:noWrap/>
            <w:vAlign w:val="bottom"/>
            <w:hideMark/>
          </w:tcPr>
          <w:p w14:paraId="13733E9D"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NW</w:t>
            </w:r>
          </w:p>
        </w:tc>
      </w:tr>
      <w:tr w:rsidR="004D35F5" w:rsidRPr="004D35F5" w14:paraId="613F93C9" w14:textId="77777777" w:rsidTr="00EA3AFC">
        <w:trPr>
          <w:trHeight w:val="299"/>
        </w:trPr>
        <w:tc>
          <w:tcPr>
            <w:tcW w:w="1767" w:type="dxa"/>
            <w:shd w:val="clear" w:color="auto" w:fill="auto"/>
            <w:noWrap/>
            <w:vAlign w:val="bottom"/>
            <w:hideMark/>
          </w:tcPr>
          <w:p w14:paraId="753846F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Variable</w:t>
            </w:r>
          </w:p>
        </w:tc>
        <w:tc>
          <w:tcPr>
            <w:tcW w:w="1719" w:type="dxa"/>
            <w:shd w:val="clear" w:color="auto" w:fill="auto"/>
            <w:noWrap/>
            <w:vAlign w:val="bottom"/>
            <w:hideMark/>
          </w:tcPr>
          <w:p w14:paraId="0B07B6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5" w:type="dxa"/>
            <w:shd w:val="clear" w:color="auto" w:fill="auto"/>
            <w:noWrap/>
            <w:vAlign w:val="bottom"/>
            <w:hideMark/>
          </w:tcPr>
          <w:p w14:paraId="41EB196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c>
          <w:tcPr>
            <w:tcW w:w="1719" w:type="dxa"/>
            <w:shd w:val="clear" w:color="auto" w:fill="auto"/>
            <w:noWrap/>
            <w:vAlign w:val="bottom"/>
            <w:hideMark/>
          </w:tcPr>
          <w:p w14:paraId="733B1AB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coefficient</w:t>
            </w:r>
          </w:p>
        </w:tc>
        <w:tc>
          <w:tcPr>
            <w:tcW w:w="1815" w:type="dxa"/>
            <w:shd w:val="clear" w:color="auto" w:fill="auto"/>
            <w:noWrap/>
            <w:vAlign w:val="bottom"/>
            <w:hideMark/>
          </w:tcPr>
          <w:p w14:paraId="3D7C3665"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p-value</w:t>
            </w:r>
          </w:p>
        </w:tc>
      </w:tr>
      <w:tr w:rsidR="004D35F5" w:rsidRPr="004D35F5" w14:paraId="3BF428A1" w14:textId="77777777" w:rsidTr="00EA3AFC">
        <w:trPr>
          <w:trHeight w:val="299"/>
        </w:trPr>
        <w:tc>
          <w:tcPr>
            <w:tcW w:w="1767" w:type="dxa"/>
            <w:shd w:val="clear" w:color="auto" w:fill="auto"/>
            <w:noWrap/>
            <w:vAlign w:val="bottom"/>
            <w:hideMark/>
          </w:tcPr>
          <w:p w14:paraId="5F1570B7"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SST</w:t>
            </w:r>
          </w:p>
        </w:tc>
        <w:tc>
          <w:tcPr>
            <w:tcW w:w="1719" w:type="dxa"/>
            <w:shd w:val="clear" w:color="auto" w:fill="auto"/>
            <w:noWrap/>
            <w:vAlign w:val="bottom"/>
            <w:hideMark/>
          </w:tcPr>
          <w:p w14:paraId="54920F7F"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-1.138422</w:t>
            </w:r>
          </w:p>
        </w:tc>
        <w:tc>
          <w:tcPr>
            <w:tcW w:w="1815" w:type="dxa"/>
            <w:shd w:val="clear" w:color="auto" w:fill="auto"/>
            <w:noWrap/>
            <w:vAlign w:val="bottom"/>
            <w:hideMark/>
          </w:tcPr>
          <w:p w14:paraId="02694E03"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1CE2788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0.27922</w:t>
            </w:r>
          </w:p>
        </w:tc>
        <w:tc>
          <w:tcPr>
            <w:tcW w:w="1815" w:type="dxa"/>
            <w:shd w:val="clear" w:color="auto" w:fill="auto"/>
            <w:noWrap/>
            <w:vAlign w:val="bottom"/>
            <w:hideMark/>
          </w:tcPr>
          <w:p w14:paraId="37365F5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r w:rsidR="004D35F5" w:rsidRPr="004D35F5" w14:paraId="054869F5" w14:textId="77777777" w:rsidTr="00EA3AFC">
        <w:trPr>
          <w:trHeight w:val="299"/>
        </w:trPr>
        <w:tc>
          <w:tcPr>
            <w:tcW w:w="1767" w:type="dxa"/>
            <w:shd w:val="clear" w:color="auto" w:fill="auto"/>
            <w:noWrap/>
            <w:vAlign w:val="bottom"/>
            <w:hideMark/>
          </w:tcPr>
          <w:p w14:paraId="20C77FC8" w14:textId="0D02286F" w:rsidR="004D35F5" w:rsidRPr="004D35F5" w:rsidRDefault="00846E3A" w:rsidP="00452EEB">
            <w:pPr>
              <w:jc w:val="center"/>
              <w:rPr>
                <w:rFonts w:ascii="Calibri" w:eastAsia="Times New Roman" w:hAnsi="Calibri" w:cs="Calibri"/>
                <w:color w:val="000000"/>
              </w:rPr>
            </w:pPr>
            <w:r>
              <w:t>chlorophyll-a</w:t>
            </w:r>
          </w:p>
        </w:tc>
        <w:tc>
          <w:tcPr>
            <w:tcW w:w="1719" w:type="dxa"/>
            <w:shd w:val="clear" w:color="auto" w:fill="auto"/>
            <w:noWrap/>
            <w:vAlign w:val="bottom"/>
            <w:hideMark/>
          </w:tcPr>
          <w:p w14:paraId="207DE696"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16.4514</w:t>
            </w:r>
          </w:p>
        </w:tc>
        <w:tc>
          <w:tcPr>
            <w:tcW w:w="1815" w:type="dxa"/>
            <w:shd w:val="clear" w:color="auto" w:fill="auto"/>
            <w:noWrap/>
            <w:vAlign w:val="bottom"/>
            <w:hideMark/>
          </w:tcPr>
          <w:p w14:paraId="1903D48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c>
          <w:tcPr>
            <w:tcW w:w="1719" w:type="dxa"/>
            <w:shd w:val="clear" w:color="auto" w:fill="auto"/>
            <w:noWrap/>
            <w:vAlign w:val="bottom"/>
            <w:hideMark/>
          </w:tcPr>
          <w:p w14:paraId="42FDC059"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-1.7808</w:t>
            </w:r>
          </w:p>
        </w:tc>
        <w:tc>
          <w:tcPr>
            <w:tcW w:w="1815" w:type="dxa"/>
            <w:shd w:val="clear" w:color="auto" w:fill="auto"/>
            <w:noWrap/>
            <w:vAlign w:val="bottom"/>
            <w:hideMark/>
          </w:tcPr>
          <w:p w14:paraId="1BC8E6BC" w14:textId="77777777" w:rsidR="004D35F5" w:rsidRPr="004D35F5" w:rsidRDefault="004D35F5" w:rsidP="00452EEB">
            <w:pPr>
              <w:jc w:val="center"/>
              <w:rPr>
                <w:rFonts w:ascii="Calibri" w:eastAsia="Times New Roman" w:hAnsi="Calibri" w:cs="Calibri"/>
                <w:color w:val="000000"/>
              </w:rPr>
            </w:pPr>
            <w:r w:rsidRPr="004D35F5">
              <w:rPr>
                <w:rFonts w:ascii="Calibri" w:eastAsia="Times New Roman" w:hAnsi="Calibri" w:cs="Calibri"/>
                <w:color w:val="000000"/>
              </w:rPr>
              <w:t>&lt;2e-16 ***</w:t>
            </w:r>
          </w:p>
        </w:tc>
      </w:tr>
    </w:tbl>
    <w:p w14:paraId="59E90652" w14:textId="0F681228" w:rsidR="007402F6" w:rsidRDefault="007402F6" w:rsidP="00452EEB">
      <w:pPr>
        <w:spacing w:line="480" w:lineRule="auto"/>
        <w:jc w:val="center"/>
      </w:pPr>
    </w:p>
    <w:p w14:paraId="08E3EFD2" w14:textId="74B60942" w:rsidR="00EA3AFC" w:rsidRDefault="00EA3AFC" w:rsidP="00EA3AFC">
      <w:pPr>
        <w:spacing w:line="480" w:lineRule="auto"/>
        <w:rPr>
          <w:ins w:id="163" w:author="Tracey Rogers" w:date="2021-04-15T15:43:00Z"/>
        </w:rPr>
      </w:pPr>
      <w:ins w:id="164" w:author="Tracey Rogers" w:date="2021-04-15T12:16:00Z">
        <w:r>
          <w:t xml:space="preserve">While </w:t>
        </w:r>
      </w:ins>
      <w:r>
        <w:t xml:space="preserve">the average </w:t>
      </w:r>
      <w:ins w:id="165" w:author="Tracey Rogers" w:date="2021-04-15T12:17:00Z">
        <w:r>
          <w:t xml:space="preserve">annual </w:t>
        </w:r>
      </w:ins>
      <w:r>
        <w:t>chlorophyll-a concentration is</w:t>
      </w:r>
      <w:ins w:id="166" w:author="Tracey Rogers" w:date="2021-04-15T12:18:00Z">
        <w:r>
          <w:t xml:space="preserve"> similar between </w:t>
        </w:r>
      </w:ins>
      <w:ins w:id="167" w:author="Tracey Rogers" w:date="2021-04-15T12:31:00Z">
        <w:r>
          <w:t xml:space="preserve">the </w:t>
        </w:r>
      </w:ins>
      <w:ins w:id="168" w:author="Tracey Rogers" w:date="2021-04-15T12:32:00Z">
        <w:r>
          <w:t xml:space="preserve">northern and southern </w:t>
        </w:r>
      </w:ins>
      <w:r>
        <w:t>sites (NW site:0.14 mg/m</w:t>
      </w:r>
      <w:r w:rsidRPr="00ED3C2F">
        <w:rPr>
          <w:vertAlign w:val="superscript"/>
        </w:rPr>
        <w:t>3</w:t>
      </w:r>
      <w:r>
        <w:t>; SE site: 0.13 mg/m</w:t>
      </w:r>
      <w:r w:rsidRPr="00ED3C2F">
        <w:rPr>
          <w:vertAlign w:val="superscript"/>
        </w:rPr>
        <w:t>3</w:t>
      </w:r>
      <w:r>
        <w:t>)</w:t>
      </w:r>
      <w:ins w:id="169" w:author="Tracey Rogers" w:date="2021-04-15T12:18:00Z">
        <w:r>
          <w:t xml:space="preserve"> there </w:t>
        </w:r>
      </w:ins>
      <w:ins w:id="170" w:author="Tracey Rogers" w:date="2021-04-15T12:25:00Z">
        <w:r>
          <w:t>is</w:t>
        </w:r>
      </w:ins>
      <w:ins w:id="171" w:author="Tracey Rogers" w:date="2021-04-15T12:20:00Z">
        <w:r>
          <w:t xml:space="preserve"> </w:t>
        </w:r>
      </w:ins>
      <w:ins w:id="172" w:author="Tracey Rogers" w:date="2021-04-15T12:25:00Z">
        <w:r>
          <w:t xml:space="preserve">a </w:t>
        </w:r>
      </w:ins>
      <w:ins w:id="173" w:author="Tracey Rogers" w:date="2021-04-15T12:23:00Z">
        <w:r>
          <w:t>difference</w:t>
        </w:r>
      </w:ins>
      <w:ins w:id="174" w:author="Tracey Rogers" w:date="2021-04-15T12:33:00Z">
        <w:r>
          <w:t xml:space="preserve"> b</w:t>
        </w:r>
      </w:ins>
      <w:ins w:id="175" w:author="Tracey Rogers" w:date="2021-04-15T12:34:00Z">
        <w:r>
          <w:t xml:space="preserve">etween sites </w:t>
        </w:r>
      </w:ins>
      <w:ins w:id="176" w:author="Tracey Rogers" w:date="2021-04-15T12:23:00Z">
        <w:r>
          <w:t xml:space="preserve">in </w:t>
        </w:r>
      </w:ins>
      <w:ins w:id="177" w:author="Tracey Rogers" w:date="2021-04-15T12:33:00Z">
        <w:r>
          <w:t xml:space="preserve">the inter-annual </w:t>
        </w:r>
      </w:ins>
      <w:ins w:id="178" w:author="Tracey Rogers" w:date="2021-04-15T12:34:00Z">
        <w:r>
          <w:t xml:space="preserve">change in </w:t>
        </w:r>
      </w:ins>
      <w:ins w:id="179" w:author="Tracey Rogers" w:date="2021-04-15T12:35:00Z">
        <w:r>
          <w:t>chlorophyll</w:t>
        </w:r>
      </w:ins>
      <w:ins w:id="180" w:author="Tracey Rogers" w:date="2021-04-15T12:34:00Z">
        <w:r>
          <w:t>-a concentration</w:t>
        </w:r>
      </w:ins>
      <w:r w:rsidR="00C67F03">
        <w:t xml:space="preserve"> (Figure 5). At </w:t>
      </w:r>
      <w:r>
        <w:t xml:space="preserve">the SE site </w:t>
      </w:r>
      <w:ins w:id="181" w:author="Tracey Rogers" w:date="2021-04-15T12:23:00Z">
        <w:r>
          <w:t>there are</w:t>
        </w:r>
      </w:ins>
      <w:ins w:id="182" w:author="Tracey Rogers" w:date="2021-04-15T12:20:00Z">
        <w:r>
          <w:t xml:space="preserve"> </w:t>
        </w:r>
        <w:r w:rsidRPr="00C67F03">
          <w:t>higher</w:t>
        </w:r>
        <w:r>
          <w:t xml:space="preserve"> </w:t>
        </w:r>
      </w:ins>
      <w:ins w:id="183" w:author="Tracey Rogers" w:date="2021-04-15T12:24:00Z">
        <w:r>
          <w:t xml:space="preserve">average chlorophyll-a concentration </w:t>
        </w:r>
      </w:ins>
      <w:ins w:id="184" w:author="Tracey Rogers" w:date="2021-04-15T12:20:00Z">
        <w:r>
          <w:t>in</w:t>
        </w:r>
      </w:ins>
      <w:r>
        <w:t xml:space="preserve"> </w:t>
      </w:r>
      <w:ins w:id="185" w:author="Tracey Rogers" w:date="2021-04-15T12:35:00Z">
        <w:r>
          <w:t xml:space="preserve">the </w:t>
        </w:r>
      </w:ins>
      <w:ins w:id="186" w:author="Tracey Rogers" w:date="2021-04-15T15:42:00Z">
        <w:r>
          <w:t>cooler</w:t>
        </w:r>
      </w:ins>
      <w:r>
        <w:t xml:space="preserve"> </w:t>
      </w:r>
      <w:r w:rsidR="00C67F03">
        <w:t>(May – October)</w:t>
      </w:r>
      <w:ins w:id="187" w:author="Tracey Rogers" w:date="2021-04-15T12:13:00Z">
        <w:r>
          <w:t xml:space="preserve"> </w:t>
        </w:r>
      </w:ins>
      <w:ins w:id="188" w:author="Tracey Rogers" w:date="2021-04-15T12:24:00Z">
        <w:r>
          <w:t xml:space="preserve">months </w:t>
        </w:r>
      </w:ins>
      <w:ins w:id="189" w:author="Tracey Rogers" w:date="2021-04-15T12:35:00Z">
        <w:r>
          <w:t xml:space="preserve">however </w:t>
        </w:r>
      </w:ins>
      <w:ins w:id="190" w:author="Tracey Rogers" w:date="2021-04-15T12:26:00Z">
        <w:r>
          <w:t>there was</w:t>
        </w:r>
      </w:ins>
      <w:ins w:id="191" w:author="Tracey Rogers" w:date="2021-04-15T12:20:00Z">
        <w:r>
          <w:t xml:space="preserve"> little </w:t>
        </w:r>
      </w:ins>
      <w:ins w:id="192" w:author="Tracey Rogers" w:date="2021-04-15T12:26:00Z">
        <w:r>
          <w:t xml:space="preserve">seasonal </w:t>
        </w:r>
      </w:ins>
      <w:ins w:id="193" w:author="Tracey Rogers" w:date="2021-04-15T12:20:00Z">
        <w:r>
          <w:t xml:space="preserve">difference </w:t>
        </w:r>
      </w:ins>
      <w:ins w:id="194" w:author="Tracey Rogers" w:date="2021-04-15T12:26:00Z">
        <w:r>
          <w:t xml:space="preserve">at </w:t>
        </w:r>
      </w:ins>
      <w:r>
        <w:t>the NW site</w:t>
      </w:r>
      <w:commentRangeStart w:id="195"/>
      <w:commentRangeEnd w:id="195"/>
      <w:r>
        <w:rPr>
          <w:rStyle w:val="CommentReference"/>
        </w:rPr>
        <w:commentReference w:id="195"/>
      </w:r>
      <w:commentRangeStart w:id="196"/>
      <w:r>
        <w:t xml:space="preserve">. </w:t>
      </w:r>
      <w:commentRangeEnd w:id="196"/>
      <w:r>
        <w:rPr>
          <w:rStyle w:val="CommentReference"/>
        </w:rPr>
        <w:commentReference w:id="196"/>
      </w:r>
    </w:p>
    <w:p w14:paraId="268D53FC" w14:textId="77777777" w:rsidR="00EA3AFC" w:rsidRDefault="00EA3AFC" w:rsidP="00452EEB">
      <w:pPr>
        <w:spacing w:line="480" w:lineRule="auto"/>
        <w:jc w:val="center"/>
      </w:pPr>
    </w:p>
    <w:p w14:paraId="3B4DA8FA" w14:textId="77777777" w:rsidR="00EA3AFC" w:rsidRDefault="00EA3AFC" w:rsidP="00EA3AFC">
      <w:pPr>
        <w:keepNext/>
        <w:spacing w:line="480" w:lineRule="auto"/>
        <w:rPr>
          <w:rFonts w:hint="eastAsia"/>
        </w:rPr>
      </w:pPr>
      <w:commentRangeStart w:id="197"/>
      <w:r>
        <w:rPr>
          <w:rFonts w:hint="eastAsia"/>
          <w:noProof/>
        </w:rPr>
        <w:lastRenderedPageBreak/>
        <w:drawing>
          <wp:inline distT="0" distB="0" distL="0" distR="0" wp14:anchorId="2E853D24" wp14:editId="488759AE">
            <wp:extent cx="5727700" cy="741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commentRangeEnd w:id="197"/>
      <w:r>
        <w:rPr>
          <w:rStyle w:val="CommentReference"/>
        </w:rPr>
        <w:commentReference w:id="197"/>
      </w:r>
    </w:p>
    <w:p w14:paraId="2D584614" w14:textId="46D5C548" w:rsidR="00EA3AFC" w:rsidRDefault="00EA3AFC" w:rsidP="00EA3AFC">
      <w:pPr>
        <w:pStyle w:val="Caption"/>
      </w:pPr>
      <w:commentRangeStart w:id="198"/>
      <w:r>
        <w:t xml:space="preserve">Figure </w:t>
      </w:r>
      <w:r>
        <w:t>5</w:t>
      </w:r>
      <w:r>
        <w:t xml:space="preserve"> Mean chlorophyll-a concentration</w:t>
      </w:r>
      <w:commentRangeEnd w:id="198"/>
      <w:r>
        <w:rPr>
          <w:rStyle w:val="CommentReference"/>
          <w:i w:val="0"/>
          <w:iCs w:val="0"/>
          <w:color w:val="auto"/>
        </w:rPr>
        <w:commentReference w:id="198"/>
      </w:r>
    </w:p>
    <w:p w14:paraId="787D7D9A" w14:textId="25C03FC9" w:rsidR="004D35F5" w:rsidRDefault="004D35F5" w:rsidP="007402F6">
      <w:pPr>
        <w:spacing w:line="480" w:lineRule="auto"/>
      </w:pPr>
    </w:p>
    <w:p w14:paraId="5B5BD32A" w14:textId="77777777" w:rsidR="004D35F5" w:rsidRDefault="004D35F5" w:rsidP="007402F6">
      <w:pPr>
        <w:spacing w:line="480" w:lineRule="auto"/>
      </w:pPr>
    </w:p>
    <w:p w14:paraId="146D79B3" w14:textId="44212F83" w:rsidR="00612068" w:rsidRDefault="00612068" w:rsidP="00C23867">
      <w:pPr>
        <w:spacing w:line="480" w:lineRule="auto"/>
      </w:pPr>
      <w:r>
        <w:br w:type="page"/>
      </w:r>
    </w:p>
    <w:p w14:paraId="43AEF3AF" w14:textId="4DAF7DF5" w:rsidR="00AB5954" w:rsidRDefault="00612068" w:rsidP="00AB5954">
      <w:pPr>
        <w:spacing w:line="480" w:lineRule="auto"/>
      </w:pPr>
      <w:r>
        <w:lastRenderedPageBreak/>
        <w:t>3</w:t>
      </w:r>
      <w:r w:rsidR="00EC079A">
        <w:t>.3</w:t>
      </w:r>
      <w:r>
        <w:t xml:space="preserve"> </w:t>
      </w:r>
      <w:r w:rsidR="00AB5954">
        <w:t>Peak seasons of the DG whale calls</w:t>
      </w:r>
    </w:p>
    <w:p w14:paraId="259A3B61" w14:textId="77777777" w:rsidR="00927D4C" w:rsidRDefault="00927D4C" w:rsidP="00927D4C">
      <w:pPr>
        <w:spacing w:line="480" w:lineRule="auto"/>
      </w:pPr>
      <w:ins w:id="199" w:author="Tracey Rogers" w:date="2021-04-12T15:16:00Z">
        <w:r>
          <w:t>For</w:t>
        </w:r>
      </w:ins>
      <w:r>
        <w:t xml:space="preserve"> the NW site, we detected 15 peak seasons over 13 years and the average time period is 74 days. The end date of the last peak cannot be determined due to missing data. Most peaks started between October to December and finished in January or February. However, two extra peaks were found in 2005 and 2010 respectively and one extra peak was detected in 2006,</w:t>
      </w:r>
      <w:ins w:id="200" w:author="Tracey Rogers" w:date="2021-04-12T15:14:00Z">
        <w:r>
          <w:t xml:space="preserve"> </w:t>
        </w:r>
      </w:ins>
      <w:r>
        <w:t xml:space="preserve">2010 and 2014. Peak seasons </w:t>
      </w:r>
      <w:ins w:id="201" w:author="Tracey Rogers" w:date="2021-04-12T15:14:00Z">
        <w:r>
          <w:t>we</w:t>
        </w:r>
      </w:ins>
      <w:r>
        <w:t xml:space="preserve">re similar </w:t>
      </w:r>
      <w:ins w:id="202" w:author="Tracey Rogers" w:date="2021-04-12T15:14:00Z">
        <w:r>
          <w:t xml:space="preserve">in </w:t>
        </w:r>
      </w:ins>
      <w:r>
        <w:t xml:space="preserve">pattern during 2002 to 2004. There are more and longer peak seasons in 2005. However, information is limited in 2006 and 2007 due to missing data. </w:t>
      </w:r>
      <w:r w:rsidRPr="000F1A0B">
        <w:rPr>
          <w:highlight w:val="cyan"/>
        </w:rPr>
        <w:t xml:space="preserve">There </w:t>
      </w:r>
      <w:ins w:id="203" w:author="Tracey Rogers" w:date="2021-04-12T15:13:00Z">
        <w:r w:rsidRPr="000F1A0B">
          <w:rPr>
            <w:highlight w:val="cyan"/>
          </w:rPr>
          <w:t>wa</w:t>
        </w:r>
      </w:ins>
      <w:r w:rsidRPr="000F1A0B">
        <w:rPr>
          <w:highlight w:val="cyan"/>
        </w:rPr>
        <w:t>s no peak found in 2008.</w:t>
      </w:r>
      <w:r>
        <w:t xml:space="preserve"> In 2009 and 2010, peaks were similar to the previous pattern. Longer and stronger peak seasons were observed from 2011 and 2013. The peak season analysis is not complete in 2014 due to missing data.</w:t>
      </w:r>
    </w:p>
    <w:p w14:paraId="607FF13A" w14:textId="769703AF" w:rsidR="00927D4C" w:rsidRDefault="00927D4C" w:rsidP="00AB5954">
      <w:pPr>
        <w:spacing w:line="480" w:lineRule="auto"/>
      </w:pPr>
    </w:p>
    <w:p w14:paraId="3AB3658D" w14:textId="77777777" w:rsidR="00927D4C" w:rsidRDefault="00927D4C" w:rsidP="00927D4C">
      <w:pPr>
        <w:spacing w:line="480" w:lineRule="auto"/>
      </w:pPr>
      <w:ins w:id="204" w:author="Tracey Rogers" w:date="2021-04-12T15:16:00Z">
        <w:r>
          <w:t>For</w:t>
        </w:r>
      </w:ins>
      <w:del w:id="205" w:author="Tracey Rogers" w:date="2021-04-12T15:16:00Z">
        <w:r w:rsidDel="00681800">
          <w:delText>On</w:delText>
        </w:r>
      </w:del>
      <w:r>
        <w:t xml:space="preserve"> the SE site, 24 peak seasons were identified </w:t>
      </w:r>
      <w:del w:id="206" w:author="Tracey Rogers" w:date="2021-04-12T15:16:00Z">
        <w:r w:rsidDel="00681800">
          <w:delText>with the study period of</w:delText>
        </w:r>
      </w:del>
      <w:ins w:id="207" w:author="Tracey Rogers" w:date="2021-04-12T15:16:00Z">
        <w:r>
          <w:t>over</w:t>
        </w:r>
      </w:ins>
      <w:r>
        <w:rPr>
          <w:rFonts w:hint="eastAsia"/>
        </w:rPr>
        <w:t xml:space="preserve"> </w:t>
      </w:r>
      <w:r>
        <w:t xml:space="preserve">17 years. Mean duration of peak seasons was 62 days. Unlike the NW site, most peak seasons were </w:t>
      </w:r>
      <w:ins w:id="208" w:author="Tracey Rogers" w:date="2021-04-12T15:17:00Z">
        <w:r>
          <w:t>in</w:t>
        </w:r>
      </w:ins>
      <w:ins w:id="209" w:author="Tracey Rogers" w:date="2021-04-12T15:16:00Z">
        <w:r>
          <w:t xml:space="preserve"> cooler time</w:t>
        </w:r>
      </w:ins>
      <w:ins w:id="210" w:author="Tracey Rogers" w:date="2021-04-12T15:17:00Z">
        <w:r>
          <w:t xml:space="preserve">s </w:t>
        </w:r>
      </w:ins>
      <w:r>
        <w:t>between May to December</w:t>
      </w:r>
      <w:del w:id="211" w:author="Tracey Rogers" w:date="2021-04-12T15:17:00Z">
        <w:r w:rsidDel="00AF69F2">
          <w:delText xml:space="preserve"> which is the cooler time of Diego Garcia</w:delText>
        </w:r>
      </w:del>
      <w:r>
        <w:t xml:space="preserve">. In 2002, we detected two consecutive peaks from May to September. There was one peak respectively in 2003 and 2004. </w:t>
      </w:r>
    </w:p>
    <w:p w14:paraId="0F4BACE4" w14:textId="77777777" w:rsidR="00927D4C" w:rsidRDefault="00927D4C" w:rsidP="00927D4C">
      <w:pPr>
        <w:spacing w:line="480" w:lineRule="auto"/>
      </w:pPr>
      <w:r>
        <w:t xml:space="preserve"> There was a trend that there were more throughout the entire period since there were always more than two peaks from 2011 (except for 2018 since the dataset was incomplete). Nevertheless, stronger peaks (more than 90% of whale presence) were more frequent in the later years. </w:t>
      </w:r>
      <w:r w:rsidRPr="00276B76">
        <w:rPr>
          <w:highlight w:val="cyan"/>
          <w:rPrChange w:id="212" w:author="Tracey Rogers" w:date="2021-04-12T15:18:00Z">
            <w:rPr/>
          </w:rPrChange>
        </w:rPr>
        <w:t>No peak seasons were detected in 2008.</w:t>
      </w:r>
    </w:p>
    <w:p w14:paraId="1A7537FA" w14:textId="77777777" w:rsidR="00927D4C" w:rsidRDefault="00927D4C" w:rsidP="00AB5954">
      <w:pPr>
        <w:spacing w:line="480" w:lineRule="auto"/>
      </w:pPr>
    </w:p>
    <w:p w14:paraId="09097874" w14:textId="77777777" w:rsidR="008C558E" w:rsidRDefault="008670D7" w:rsidP="008C558E">
      <w:pPr>
        <w:keepNext/>
        <w:spacing w:line="480" w:lineRule="auto"/>
      </w:pPr>
      <w:r>
        <w:rPr>
          <w:noProof/>
        </w:rPr>
        <w:lastRenderedPageBreak/>
        <w:drawing>
          <wp:inline distT="0" distB="0" distL="0" distR="0" wp14:anchorId="4FC4F5B2" wp14:editId="18AE0CDE">
            <wp:extent cx="4307840" cy="7657894"/>
            <wp:effectExtent l="0" t="0" r="0" b="635"/>
            <wp:docPr id="6" name="Picture 6" descr="A picture containing text, indoor, writ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riting imple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4500" cy="7669733"/>
                    </a:xfrm>
                    <a:prstGeom prst="rect">
                      <a:avLst/>
                    </a:prstGeom>
                  </pic:spPr>
                </pic:pic>
              </a:graphicData>
            </a:graphic>
          </wp:inline>
        </w:drawing>
      </w:r>
    </w:p>
    <w:p w14:paraId="35799B38" w14:textId="59B454D5" w:rsidR="00F61748" w:rsidRDefault="008C558E" w:rsidP="008C558E">
      <w:pPr>
        <w:pStyle w:val="Caption"/>
      </w:pPr>
      <w:commentRangeStart w:id="213"/>
      <w:r>
        <w:t xml:space="preserve">Figure </w:t>
      </w:r>
      <w:r w:rsidR="00EA3AFC">
        <w:t>6</w:t>
      </w:r>
      <w:r>
        <w:t xml:space="preserve"> Long term whale presence on the NW site. Blue bars indicate whale presence. Stars indicate the peak period. Blue bars</w:t>
      </w:r>
      <w:commentRangeEnd w:id="213"/>
      <w:r w:rsidR="009164B0">
        <w:rPr>
          <w:rStyle w:val="CommentReference"/>
          <w:i w:val="0"/>
          <w:iCs w:val="0"/>
          <w:color w:val="auto"/>
        </w:rPr>
        <w:commentReference w:id="213"/>
      </w:r>
    </w:p>
    <w:p w14:paraId="6B3978DF" w14:textId="77777777" w:rsidR="00E903E2" w:rsidRDefault="00A61D9B" w:rsidP="00E903E2">
      <w:pPr>
        <w:keepNext/>
        <w:spacing w:line="480" w:lineRule="auto"/>
      </w:pPr>
      <w:r>
        <w:rPr>
          <w:noProof/>
        </w:rPr>
        <w:lastRenderedPageBreak/>
        <w:drawing>
          <wp:inline distT="0" distB="0" distL="0" distR="0" wp14:anchorId="5520D247" wp14:editId="274DC02C">
            <wp:extent cx="3974449" cy="846182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988789" cy="8492360"/>
                    </a:xfrm>
                    <a:prstGeom prst="rect">
                      <a:avLst/>
                    </a:prstGeom>
                  </pic:spPr>
                </pic:pic>
              </a:graphicData>
            </a:graphic>
          </wp:inline>
        </w:drawing>
      </w:r>
    </w:p>
    <w:p w14:paraId="508BD913" w14:textId="79B9752E" w:rsidR="004E2797" w:rsidRDefault="00E903E2" w:rsidP="00927D4C">
      <w:pPr>
        <w:pStyle w:val="Caption"/>
      </w:pPr>
      <w:commentRangeStart w:id="214"/>
      <w:r>
        <w:t xml:space="preserve">Figure </w:t>
      </w:r>
      <w:r w:rsidR="00EA3AFC">
        <w:t>7</w:t>
      </w:r>
      <w:r>
        <w:t xml:space="preserve"> Mean whale presence on the SE site</w:t>
      </w:r>
      <w:commentRangeEnd w:id="214"/>
      <w:r>
        <w:rPr>
          <w:rStyle w:val="CommentReference"/>
          <w:i w:val="0"/>
          <w:iCs w:val="0"/>
          <w:color w:val="auto"/>
        </w:rPr>
        <w:commentReference w:id="214"/>
      </w:r>
      <w:r w:rsidR="00612068">
        <w:br w:type="page"/>
      </w:r>
    </w:p>
    <w:p w14:paraId="66260103" w14:textId="19E773A0" w:rsidR="00093086" w:rsidRDefault="00093086" w:rsidP="00093086">
      <w:pPr>
        <w:spacing w:line="480" w:lineRule="auto"/>
      </w:pPr>
      <w:r>
        <w:lastRenderedPageBreak/>
        <w:t>Discussion</w:t>
      </w:r>
    </w:p>
    <w:p w14:paraId="71C6C17D" w14:textId="735E669B" w:rsidR="00BD37BC" w:rsidRPr="00BD37BC" w:rsidRDefault="00BD37BC" w:rsidP="00BD37BC">
      <w:pPr>
        <w:pStyle w:val="ListParagraph"/>
        <w:rPr>
          <w:i/>
          <w:iCs/>
          <w:color w:val="3B3838" w:themeColor="background2" w:themeShade="40"/>
        </w:rPr>
      </w:pPr>
      <w:commentRangeStart w:id="215"/>
      <w:r w:rsidRPr="00BD37BC">
        <w:rPr>
          <w:i/>
          <w:iCs/>
          <w:color w:val="3B3838" w:themeColor="background2" w:themeShade="40"/>
        </w:rPr>
        <w:t>Structure</w:t>
      </w:r>
      <w:commentRangeEnd w:id="215"/>
      <w:r>
        <w:rPr>
          <w:rStyle w:val="CommentReference"/>
        </w:rPr>
        <w:commentReference w:id="215"/>
      </w:r>
    </w:p>
    <w:p w14:paraId="23F9A1D2" w14:textId="3A809451"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Summary</w:t>
      </w:r>
    </w:p>
    <w:p w14:paraId="3AC1AA90"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Why our research is significant and meaningful</w:t>
      </w:r>
    </w:p>
    <w:p w14:paraId="32B935C6"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Long-term monitoring</w:t>
      </w:r>
    </w:p>
    <w:p w14:paraId="0650B025"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By discussing how the changing environmental condition is affecting this large marine mammal migration pattern, as a case study to understand the large-scale marine eco system shifting</w:t>
      </w:r>
    </w:p>
    <w:p w14:paraId="60822C4B"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 xml:space="preserve">Whale calls across all years </w:t>
      </w:r>
    </w:p>
    <w:p w14:paraId="7CEA2391"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They are the residents of the CIO, comparing with other acoustic studies using CTBTO data</w:t>
      </w:r>
    </w:p>
    <w:p w14:paraId="3D636836" w14:textId="77777777" w:rsidR="00BD37BC" w:rsidRPr="00BD37BC" w:rsidRDefault="00BD37BC" w:rsidP="00BD37BC">
      <w:pPr>
        <w:pStyle w:val="ListParagraph"/>
        <w:numPr>
          <w:ilvl w:val="1"/>
          <w:numId w:val="6"/>
        </w:numPr>
        <w:rPr>
          <w:color w:val="3B3838" w:themeColor="background2" w:themeShade="40"/>
          <w:highlight w:val="cyan"/>
        </w:rPr>
      </w:pPr>
      <w:commentRangeStart w:id="216"/>
      <w:r w:rsidRPr="00BD37BC">
        <w:rPr>
          <w:color w:val="3B3838" w:themeColor="background2" w:themeShade="40"/>
          <w:highlight w:val="cyan"/>
        </w:rPr>
        <w:t>Increasing trend of whale calls (fig2), Consist with the Antarctic blue whale increasing trend (may add one more figure?)</w:t>
      </w:r>
      <w:commentRangeEnd w:id="216"/>
      <w:r w:rsidR="005454AC">
        <w:rPr>
          <w:rStyle w:val="CommentReference"/>
        </w:rPr>
        <w:commentReference w:id="216"/>
      </w:r>
    </w:p>
    <w:p w14:paraId="29A1C73F" w14:textId="191D0756" w:rsidR="00BD37BC" w:rsidRPr="00BD37BC" w:rsidRDefault="00BD37BC" w:rsidP="00BD37BC">
      <w:pPr>
        <w:pStyle w:val="ListParagraph"/>
        <w:numPr>
          <w:ilvl w:val="0"/>
          <w:numId w:val="6"/>
        </w:numPr>
        <w:rPr>
          <w:color w:val="3B3838" w:themeColor="background2" w:themeShade="40"/>
        </w:rPr>
      </w:pPr>
      <w:del w:id="217" w:author="Tracey Rogers" w:date="2021-04-15T16:20:00Z">
        <w:r w:rsidRPr="00BD37BC" w:rsidDel="00472108">
          <w:rPr>
            <w:color w:val="3B3838" w:themeColor="background2" w:themeShade="40"/>
          </w:rPr>
          <w:delText>Seas</w:delText>
        </w:r>
      </w:del>
      <w:ins w:id="218" w:author="Tracey Rogers" w:date="2021-04-15T16:20:00Z">
        <w:r w:rsidR="00472108">
          <w:rPr>
            <w:color w:val="3B3838" w:themeColor="background2" w:themeShade="40"/>
          </w:rPr>
          <w:t>Tem</w:t>
        </w:r>
      </w:ins>
      <w:ins w:id="219" w:author="Tracey Rogers" w:date="2021-04-15T16:21:00Z">
        <w:r w:rsidR="00472108">
          <w:rPr>
            <w:color w:val="3B3838" w:themeColor="background2" w:themeShade="40"/>
          </w:rPr>
          <w:t>por</w:t>
        </w:r>
      </w:ins>
      <w:del w:id="220" w:author="Tracey Rogers" w:date="2021-04-15T16:21:00Z">
        <w:r w:rsidRPr="00BD37BC" w:rsidDel="00472108">
          <w:rPr>
            <w:color w:val="3B3838" w:themeColor="background2" w:themeShade="40"/>
          </w:rPr>
          <w:delText>on</w:delText>
        </w:r>
      </w:del>
      <w:r w:rsidRPr="00BD37BC">
        <w:rPr>
          <w:color w:val="3B3838" w:themeColor="background2" w:themeShade="40"/>
        </w:rPr>
        <w:t>al variance of the Chagos whale</w:t>
      </w:r>
    </w:p>
    <w:p w14:paraId="3E657761"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Why we use the two sites as acoustic independent site (fig 1)</w:t>
      </w:r>
    </w:p>
    <w:p w14:paraId="55A1A69E" w14:textId="77777777" w:rsidR="00BD37BC" w:rsidRPr="00BD37BC" w:rsidRDefault="00BD37BC" w:rsidP="00BD37BC">
      <w:pPr>
        <w:pStyle w:val="ListParagraph"/>
        <w:numPr>
          <w:ilvl w:val="1"/>
          <w:numId w:val="6"/>
        </w:numPr>
        <w:rPr>
          <w:color w:val="3B3838" w:themeColor="background2" w:themeShade="40"/>
          <w:highlight w:val="cyan"/>
        </w:rPr>
      </w:pPr>
      <w:r w:rsidRPr="00BD37BC">
        <w:rPr>
          <w:color w:val="3B3838" w:themeColor="background2" w:themeShade="40"/>
          <w:highlight w:val="cyan"/>
        </w:rPr>
        <w:t xml:space="preserve">Significant difference (add </w:t>
      </w:r>
      <w:proofErr w:type="spellStart"/>
      <w:r w:rsidRPr="00BD37BC">
        <w:rPr>
          <w:color w:val="3B3838" w:themeColor="background2" w:themeShade="40"/>
          <w:highlight w:val="cyan"/>
        </w:rPr>
        <w:t>wilcoxon</w:t>
      </w:r>
      <w:proofErr w:type="spellEnd"/>
      <w:r w:rsidRPr="00BD37BC">
        <w:rPr>
          <w:color w:val="3B3838" w:themeColor="background2" w:themeShade="40"/>
          <w:highlight w:val="cyan"/>
        </w:rPr>
        <w:t xml:space="preserve"> rank-sum test)</w:t>
      </w:r>
    </w:p>
    <w:p w14:paraId="3581E832"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Where they are in the different seasons (consist with previous studies)</w:t>
      </w:r>
    </w:p>
    <w:p w14:paraId="53B5961D" w14:textId="77777777" w:rsidR="00BD37BC" w:rsidRPr="00BD37BC" w:rsidRDefault="00BD37BC" w:rsidP="00BD37BC">
      <w:pPr>
        <w:pStyle w:val="ListParagraph"/>
        <w:numPr>
          <w:ilvl w:val="1"/>
          <w:numId w:val="6"/>
        </w:numPr>
        <w:rPr>
          <w:color w:val="3B3838" w:themeColor="background2" w:themeShade="40"/>
          <w:highlight w:val="cyan"/>
        </w:rPr>
      </w:pPr>
      <w:r w:rsidRPr="00BD37BC">
        <w:rPr>
          <w:color w:val="3B3838" w:themeColor="background2" w:themeShade="40"/>
          <w:highlight w:val="cyan"/>
        </w:rPr>
        <w:t xml:space="preserve">SST shifting vs </w:t>
      </w:r>
      <w:proofErr w:type="spellStart"/>
      <w:r w:rsidRPr="00BD37BC">
        <w:rPr>
          <w:color w:val="3B3838" w:themeColor="background2" w:themeShade="40"/>
          <w:highlight w:val="cyan"/>
        </w:rPr>
        <w:t>chagos</w:t>
      </w:r>
      <w:proofErr w:type="spellEnd"/>
      <w:r w:rsidRPr="00BD37BC">
        <w:rPr>
          <w:color w:val="3B3838" w:themeColor="background2" w:themeShade="40"/>
          <w:highlight w:val="cyan"/>
        </w:rPr>
        <w:t xml:space="preserve"> whale peak seasons (fig 5,8)</w:t>
      </w:r>
    </w:p>
    <w:p w14:paraId="784CA91A"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Chagos whale vs chlorophyte-a concentration</w:t>
      </w:r>
    </w:p>
    <w:p w14:paraId="30005118"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Migration pattern (clockwise) (fig 8)</w:t>
      </w:r>
    </w:p>
    <w:p w14:paraId="1733C8EF"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Chlorophyte-a variance across seasons on both sites (fig 7)</w:t>
      </w:r>
    </w:p>
    <w:p w14:paraId="38B029AE"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Correlation between the whale presence and chlorophyte-a, comparing with the SST (fig 4)</w:t>
      </w:r>
    </w:p>
    <w:p w14:paraId="593BBC2B"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 xml:space="preserve">Possible feeding at the vicinity of se, but still low chlorophyte-a concentration + feeding on patches, why are they here all time?  </w:t>
      </w:r>
    </w:p>
    <w:p w14:paraId="63AEB428" w14:textId="54BDC2A1" w:rsidR="00BD37BC" w:rsidRPr="008413EF" w:rsidDel="000C44FB" w:rsidRDefault="00BD37BC" w:rsidP="00BD37BC">
      <w:pPr>
        <w:pStyle w:val="ListParagraph"/>
        <w:numPr>
          <w:ilvl w:val="1"/>
          <w:numId w:val="6"/>
        </w:numPr>
        <w:rPr>
          <w:del w:id="221" w:author="Tracey Rogers" w:date="2021-04-15T16:05:00Z"/>
          <w:color w:val="3B3838" w:themeColor="background2" w:themeShade="40"/>
          <w:highlight w:val="cyan"/>
        </w:rPr>
      </w:pPr>
      <w:commentRangeStart w:id="222"/>
      <w:del w:id="223" w:author="Tracey Rogers" w:date="2021-04-15T16:05:00Z">
        <w:r w:rsidRPr="008413EF" w:rsidDel="000C44FB">
          <w:rPr>
            <w:color w:val="3B3838" w:themeColor="background2" w:themeShade="40"/>
            <w:highlight w:val="cyan"/>
          </w:rPr>
          <w:delText>Are they feeding here, or are they fasting? Blue whales feeding everywhere rather than patches? (paper)</w:delText>
        </w:r>
      </w:del>
    </w:p>
    <w:p w14:paraId="40424A02" w14:textId="557F394E" w:rsidR="00BD37BC" w:rsidRPr="008413EF" w:rsidDel="000C44FB" w:rsidRDefault="00BD37BC" w:rsidP="00BD37BC">
      <w:pPr>
        <w:pStyle w:val="ListParagraph"/>
        <w:numPr>
          <w:ilvl w:val="1"/>
          <w:numId w:val="6"/>
        </w:numPr>
        <w:rPr>
          <w:del w:id="224" w:author="Tracey Rogers" w:date="2021-04-15T16:05:00Z"/>
          <w:color w:val="3B3838" w:themeColor="background2" w:themeShade="40"/>
          <w:highlight w:val="cyan"/>
        </w:rPr>
      </w:pPr>
      <w:del w:id="225" w:author="Tracey Rogers" w:date="2021-04-15T16:05:00Z">
        <w:r w:rsidRPr="008413EF" w:rsidDel="000C44FB">
          <w:rPr>
            <w:color w:val="3B3838" w:themeColor="background2" w:themeShade="40"/>
            <w:highlight w:val="cyan"/>
          </w:rPr>
          <w:delText>Where they may be during March – May be going to Kimberley/Sri Lanka</w:delText>
        </w:r>
      </w:del>
    </w:p>
    <w:p w14:paraId="4A1E02A5" w14:textId="27FF7F1D" w:rsidR="00BD37BC" w:rsidRPr="008413EF" w:rsidDel="000C44FB" w:rsidRDefault="00BD37BC" w:rsidP="00BD37BC">
      <w:pPr>
        <w:pStyle w:val="ListParagraph"/>
        <w:numPr>
          <w:ilvl w:val="1"/>
          <w:numId w:val="6"/>
        </w:numPr>
        <w:rPr>
          <w:del w:id="226" w:author="Tracey Rogers" w:date="2021-04-15T16:05:00Z"/>
          <w:color w:val="3B3838" w:themeColor="background2" w:themeShade="40"/>
          <w:highlight w:val="cyan"/>
        </w:rPr>
      </w:pPr>
      <w:del w:id="227" w:author="Tracey Rogers" w:date="2021-04-15T16:05:00Z">
        <w:r w:rsidRPr="008413EF" w:rsidDel="000C44FB">
          <w:rPr>
            <w:color w:val="3B3838" w:themeColor="background2" w:themeShade="40"/>
            <w:highlight w:val="cyan"/>
          </w:rPr>
          <w:delText>Do they fast when they are singing?</w:delText>
        </w:r>
        <w:commentRangeEnd w:id="222"/>
        <w:r w:rsidR="00835E20" w:rsidDel="000C44FB">
          <w:rPr>
            <w:rStyle w:val="CommentReference"/>
          </w:rPr>
          <w:commentReference w:id="222"/>
        </w:r>
      </w:del>
    </w:p>
    <w:p w14:paraId="7C585E90"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Note that the chlorophyte-a is not measured at the same layer of blue whales, but they may be influencing the whales (paper)</w:t>
      </w:r>
    </w:p>
    <w:p w14:paraId="6530A65B" w14:textId="5B27AF7E" w:rsidR="00BD37BC" w:rsidRPr="008413EF" w:rsidRDefault="00BD37BC" w:rsidP="00BD37BC">
      <w:pPr>
        <w:pStyle w:val="ListParagraph"/>
        <w:numPr>
          <w:ilvl w:val="1"/>
          <w:numId w:val="6"/>
        </w:numPr>
        <w:rPr>
          <w:color w:val="3B3838" w:themeColor="background2" w:themeShade="40"/>
          <w:highlight w:val="cyan"/>
        </w:rPr>
      </w:pPr>
      <w:r w:rsidRPr="008413EF">
        <w:rPr>
          <w:color w:val="3B3838" w:themeColor="background2" w:themeShade="40"/>
          <w:highlight w:val="cyan"/>
        </w:rPr>
        <w:t>Other indirect oceanographic features</w:t>
      </w:r>
      <w:ins w:id="228" w:author="Tracey Rogers" w:date="2021-04-15T16:35:00Z">
        <w:r w:rsidR="0019403E">
          <w:rPr>
            <w:color w:val="3B3838" w:themeColor="background2" w:themeShade="40"/>
            <w:highlight w:val="cyan"/>
          </w:rPr>
          <w:t xml:space="preserve"> </w:t>
        </w:r>
      </w:ins>
      <w:ins w:id="229" w:author="Tracey Rogers" w:date="2021-04-15T16:36:00Z">
        <w:r w:rsidR="00793BB3">
          <w:rPr>
            <w:color w:val="3B3838" w:themeColor="background2" w:themeShade="40"/>
            <w:highlight w:val="cyan"/>
          </w:rPr>
          <w:t xml:space="preserve"> </w:t>
        </w:r>
      </w:ins>
    </w:p>
    <w:p w14:paraId="166AEE91" w14:textId="77777777" w:rsidR="00BD37BC" w:rsidRPr="00BD37BC" w:rsidRDefault="00BD37BC" w:rsidP="00BD37BC">
      <w:pPr>
        <w:pStyle w:val="ListParagraph"/>
        <w:numPr>
          <w:ilvl w:val="0"/>
          <w:numId w:val="6"/>
        </w:numPr>
        <w:rPr>
          <w:color w:val="3B3838" w:themeColor="background2" w:themeShade="40"/>
        </w:rPr>
      </w:pPr>
      <w:r w:rsidRPr="00BD37BC">
        <w:rPr>
          <w:color w:val="3B3838" w:themeColor="background2" w:themeShade="40"/>
        </w:rPr>
        <w:t>Potential impact</w:t>
      </w:r>
    </w:p>
    <w:p w14:paraId="1F4EEDAB" w14:textId="77777777"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Wildlife conservation</w:t>
      </w:r>
    </w:p>
    <w:p w14:paraId="32008D6B" w14:textId="4EF0E6BF" w:rsidR="00BD37BC" w:rsidRPr="00BD37BC" w:rsidRDefault="00BD37BC" w:rsidP="00BD37BC">
      <w:pPr>
        <w:pStyle w:val="ListParagraph"/>
        <w:numPr>
          <w:ilvl w:val="1"/>
          <w:numId w:val="6"/>
        </w:numPr>
        <w:rPr>
          <w:color w:val="3B3838" w:themeColor="background2" w:themeShade="40"/>
        </w:rPr>
      </w:pPr>
      <w:r w:rsidRPr="00BD37BC">
        <w:rPr>
          <w:color w:val="3B3838" w:themeColor="background2" w:themeShade="40"/>
        </w:rPr>
        <w:t xml:space="preserve">Understand how marine environmental changes are influencing this vulnerable energetically costly </w:t>
      </w:r>
      <w:r>
        <w:rPr>
          <w:color w:val="3B3838" w:themeColor="background2" w:themeShade="40"/>
        </w:rPr>
        <w:t>large mammal</w:t>
      </w:r>
    </w:p>
    <w:p w14:paraId="21B6A8AA" w14:textId="35CB8541" w:rsidR="001B11B8" w:rsidRDefault="00BD37BC" w:rsidP="00AD246C">
      <w:pPr>
        <w:spacing w:line="480" w:lineRule="auto"/>
        <w:rPr>
          <w:ins w:id="230" w:author="Tracey Rogers" w:date="2021-04-15T16:12:00Z"/>
        </w:rPr>
      </w:pPr>
      <w:r>
        <w:br/>
      </w:r>
      <w:commentRangeStart w:id="231"/>
      <w:ins w:id="232" w:author="Tracey Rogers" w:date="2021-04-15T11:58:00Z">
        <w:r w:rsidR="00A3105B">
          <w:t>We</w:t>
        </w:r>
      </w:ins>
      <w:commentRangeEnd w:id="231"/>
      <w:ins w:id="233" w:author="Tracey Rogers" w:date="2021-04-15T12:05:00Z">
        <w:r w:rsidR="00665BB2">
          <w:rPr>
            <w:rStyle w:val="CommentReference"/>
          </w:rPr>
          <w:commentReference w:id="231"/>
        </w:r>
      </w:ins>
      <w:ins w:id="234" w:author="Tracey Rogers" w:date="2021-04-15T11:58:00Z">
        <w:r w:rsidR="00A3105B">
          <w:t xml:space="preserve"> find that </w:t>
        </w:r>
        <w:r w:rsidR="00BA48D2">
          <w:t xml:space="preserve">the </w:t>
        </w:r>
      </w:ins>
      <w:ins w:id="235" w:author="Tracey Rogers" w:date="2021-04-15T11:59:00Z">
        <w:r w:rsidR="00BA48D2">
          <w:t>timing of</w:t>
        </w:r>
      </w:ins>
      <w:ins w:id="236" w:author="Tracey Rogers" w:date="2021-04-15T12:05:00Z">
        <w:r w:rsidR="00665BB2">
          <w:t xml:space="preserve"> the</w:t>
        </w:r>
      </w:ins>
      <w:ins w:id="237" w:author="Tracey Rogers" w:date="2021-04-15T11:59:00Z">
        <w:r w:rsidR="00BA48D2">
          <w:t xml:space="preserve"> detection of blue whale calls </w:t>
        </w:r>
      </w:ins>
      <w:ins w:id="238" w:author="Tracey Rogers" w:date="2021-04-15T12:06:00Z">
        <w:r w:rsidR="00D361E6">
          <w:t xml:space="preserve">at the southern side </w:t>
        </w:r>
      </w:ins>
      <w:ins w:id="239" w:author="Tracey Rogers" w:date="2021-04-15T12:07:00Z">
        <w:r w:rsidR="00D361E6">
          <w:t xml:space="preserve">** in </w:t>
        </w:r>
      </w:ins>
      <w:ins w:id="240" w:author="Tracey Rogers" w:date="2021-04-15T11:59:00Z">
        <w:r w:rsidR="00BA48D2">
          <w:t>the central Indian Ocean</w:t>
        </w:r>
        <w:r w:rsidR="001B11B8">
          <w:t xml:space="preserve"> is correlated with </w:t>
        </w:r>
        <w:r w:rsidR="001B11B8" w:rsidRPr="00665BB2">
          <w:rPr>
            <w:highlight w:val="yellow"/>
            <w:rPrChange w:id="241" w:author="Tracey Rogers" w:date="2021-04-15T12:05:00Z">
              <w:rPr/>
            </w:rPrChange>
          </w:rPr>
          <w:t>**</w:t>
        </w:r>
      </w:ins>
      <w:ins w:id="242" w:author="Tracey Rogers" w:date="2021-04-15T12:07:00Z">
        <w:r w:rsidR="00D361E6">
          <w:t xml:space="preserve">. This may indicate that… </w:t>
        </w:r>
      </w:ins>
      <w:ins w:id="243" w:author="Tracey Rogers" w:date="2021-04-15T11:59:00Z">
        <w:r w:rsidR="001B11B8">
          <w:t xml:space="preserve"> on the southern side of the *** whereas there is less of a relationship on t</w:t>
        </w:r>
      </w:ins>
      <w:ins w:id="244" w:author="Tracey Rogers" w:date="2021-04-15T12:00:00Z">
        <w:r w:rsidR="001B11B8">
          <w:t>he northern side…</w:t>
        </w:r>
      </w:ins>
    </w:p>
    <w:p w14:paraId="7B6B98E9" w14:textId="77777777" w:rsidR="006F3CF3" w:rsidRDefault="006F3CF3" w:rsidP="00AD246C">
      <w:pPr>
        <w:spacing w:line="480" w:lineRule="auto"/>
        <w:rPr>
          <w:ins w:id="245" w:author="Tracey Rogers" w:date="2021-04-15T12:00:00Z"/>
        </w:rPr>
      </w:pPr>
    </w:p>
    <w:p w14:paraId="2AEA2358" w14:textId="77777777" w:rsidR="001B11B8" w:rsidRDefault="001B11B8" w:rsidP="00AD246C">
      <w:pPr>
        <w:spacing w:line="480" w:lineRule="auto"/>
        <w:rPr>
          <w:ins w:id="246" w:author="Tracey Rogers" w:date="2021-04-15T12:00:00Z"/>
        </w:rPr>
      </w:pPr>
    </w:p>
    <w:p w14:paraId="36FA8D9F" w14:textId="5D33E522" w:rsidR="00541692" w:rsidRDefault="00BA48D2" w:rsidP="00AD246C">
      <w:pPr>
        <w:spacing w:line="480" w:lineRule="auto"/>
      </w:pPr>
      <w:ins w:id="247" w:author="Tracey Rogers" w:date="2021-04-15T11:59:00Z">
        <w:r>
          <w:lastRenderedPageBreak/>
          <w:t xml:space="preserve"> </w:t>
        </w:r>
      </w:ins>
      <w:r w:rsidR="00D75683">
        <w:t xml:space="preserve">Our study </w:t>
      </w:r>
      <w:r w:rsidR="005C7AC6">
        <w:t>provides</w:t>
      </w:r>
      <w:r w:rsidR="00D75683">
        <w:t xml:space="preserve"> an examination of the Chagos blue whale distribution in association with environmental factors and their possible migration pattern in the study area</w:t>
      </w:r>
      <w:r w:rsidR="00AD246C">
        <w:t xml:space="preserve">. We </w:t>
      </w:r>
      <w:r w:rsidR="008F2912">
        <w:t>investigate</w:t>
      </w:r>
      <w:r w:rsidR="00AD246C">
        <w:t xml:space="preserve"> the continuous hydroacoustic recordings of th</w:t>
      </w:r>
      <w:r w:rsidR="008F2912">
        <w:t>is</w:t>
      </w:r>
      <w:r w:rsidR="00AD246C">
        <w:t xml:space="preserve"> novel pygmy blue whale subspecies,</w:t>
      </w:r>
      <w:r w:rsidR="008F2912">
        <w:t xml:space="preserve"> Chagos blue whale</w:t>
      </w:r>
      <w:r w:rsidR="0046679F">
        <w:t xml:space="preserve"> </w:t>
      </w:r>
      <w:r w:rsidR="0046679F">
        <w:fldChar w:fldCharType="begin"/>
      </w:r>
      <w:r w:rsidR="00105BF6">
        <w:instrText xml:space="preserve"> ADDIN EN.CITE &lt;EndNote&gt;&lt;Cite&gt;&lt;Author&gt;Leroy&lt;/Author&gt;&lt;Year&gt;in press&lt;/Year&gt;&lt;RecNum&gt;150&lt;/RecNum&gt;&lt;DisplayText&gt;(Leroy et al., in press)&lt;/DisplayText&gt;&lt;record&gt;&lt;rec-number&gt;150&lt;/rec-number&gt;&lt;foreign-keys&gt;&lt;key app="EN" db-id="0dffz2atm0v5auedaeup9rpgpvppxxf00dwt" timestamp="1616939673" guid="88a39493-2f71-4f65-a2f2-6cb553d09ec0"&gt;150&lt;/key&gt;&lt;/foreign-keys&gt;&lt;ref-type name="Journal Article"&gt;17&lt;/ref-type&gt;&lt;contributors&gt;&lt;authors&gt;&lt;author&gt;Leroy, E&lt;/author&gt;&lt;author&gt;Royer, Jean-Yves&lt;/author&gt;&lt;author&gt;Maslen, Ben&lt;/author&gt;&lt;author&gt;Alling, Abigail&lt;/author&gt;&lt;author&gt;Rogers, Tracey L.&lt;/author&gt;&lt;/authors&gt;&lt;/contributors&gt;&lt;titles&gt;&lt;title&gt;Whale song identifies a new blue whale population&lt;/title&gt;&lt;secondary-title&gt;Scientific Reports&lt;/secondary-title&gt;&lt;/titles&gt;&lt;periodical&gt;&lt;full-title&gt;Scientific Reports&lt;/full-title&gt;&lt;/periodical&gt;&lt;dates&gt;&lt;year&gt;in press&lt;/year&gt;&lt;/dates&gt;&lt;urls&gt;&lt;/urls&gt;&lt;/record&gt;&lt;/Cite&gt;&lt;/EndNote&gt;</w:instrText>
      </w:r>
      <w:r w:rsidR="0046679F">
        <w:fldChar w:fldCharType="separate"/>
      </w:r>
      <w:r w:rsidR="00105BF6">
        <w:rPr>
          <w:noProof/>
        </w:rPr>
        <w:t>(Leroy et al., in press)</w:t>
      </w:r>
      <w:r w:rsidR="0046679F">
        <w:fldChar w:fldCharType="end"/>
      </w:r>
      <w:r w:rsidR="008F2912">
        <w:t xml:space="preserve">, at two distinct sites </w:t>
      </w:r>
      <w:r w:rsidR="00AD246C">
        <w:t>during the entire study period (17 years for the south-eastern site and 12 years for the north-western site).</w:t>
      </w:r>
      <w:r w:rsidR="00350853">
        <w:t xml:space="preserve"> </w:t>
      </w:r>
      <w:r w:rsidR="00350853" w:rsidRPr="00350853">
        <w:t>The CTBTO hydroacoustic stations continuously monitors underwater sound waves (by measuring changes in water pressure) and thus records whale calls in the remote mid Indian ocean, which would not be possible by any other means</w:t>
      </w:r>
      <w:r w:rsidR="00350853">
        <w:t xml:space="preserve"> (ref)</w:t>
      </w:r>
      <w:r w:rsidR="00350853" w:rsidRPr="00350853">
        <w:t>.</w:t>
      </w:r>
      <w:r w:rsidR="00350853">
        <w:t xml:space="preserve"> </w:t>
      </w:r>
      <w:r w:rsidR="00AD246C">
        <w:t xml:space="preserve">This allows us to </w:t>
      </w:r>
      <w:r w:rsidR="008F2912">
        <w:t>explore</w:t>
      </w:r>
      <w:r w:rsidR="00AD246C">
        <w:t xml:space="preserve"> long</w:t>
      </w:r>
      <w:r w:rsidR="008F2912">
        <w:t>-</w:t>
      </w:r>
      <w:r w:rsidR="00AD246C">
        <w:t xml:space="preserve">term variation in timing and magnitude of the peak season </w:t>
      </w:r>
      <w:r w:rsidR="008F2912">
        <w:t>in association with changes in environmental conditions</w:t>
      </w:r>
      <w:r w:rsidR="00AD246C">
        <w:t>.</w:t>
      </w:r>
      <w:r w:rsidR="003F3862">
        <w:t xml:space="preserve"> </w:t>
      </w:r>
    </w:p>
    <w:p w14:paraId="6EB1E792" w14:textId="660CBB23" w:rsidR="00FE3737" w:rsidRDefault="00FE3737" w:rsidP="00093086">
      <w:pPr>
        <w:spacing w:line="480" w:lineRule="auto"/>
      </w:pPr>
    </w:p>
    <w:p w14:paraId="5D498389" w14:textId="41CE4644" w:rsidR="00350853" w:rsidRDefault="001B11B8" w:rsidP="00350853">
      <w:pPr>
        <w:spacing w:line="480" w:lineRule="auto"/>
      </w:pPr>
      <w:ins w:id="248" w:author="Tracey Rogers" w:date="2021-04-15T12:00:00Z">
        <w:r>
          <w:t xml:space="preserve">The </w:t>
        </w:r>
      </w:ins>
      <w:r w:rsidR="00350853">
        <w:t xml:space="preserve">Central Indian Ocean is a relatively complex ecosystem with rich cetacean fauna </w:t>
      </w:r>
      <w:r w:rsidR="00350853">
        <w:fldChar w:fldCharType="begin"/>
      </w:r>
      <w:r w:rsidR="00350853">
        <w:instrText xml:space="preserve"> ADDIN EN.CITE &lt;EndNote&gt;&lt;Cite&gt;&lt;Author&gt;Anderson&lt;/Author&gt;&lt;Year&gt;2012&lt;/Year&gt;&lt;RecNum&gt;148&lt;/RecNum&gt;&lt;DisplayText&gt;(Anderson et al., 2012)&lt;/DisplayText&gt;&lt;record&gt;&lt;rec-number&gt;148&lt;/rec-number&gt;&lt;foreign-keys&gt;&lt;key app="EN" db-id="0dffz2atm0v5auedaeup9rpgpvppxxf00dwt" timestamp="1616939673" guid="8793ba68-c01e-47db-9434-baf0fbd36769"&gt;148&lt;/key&gt;&lt;/foreign-keys&gt;&lt;ref-type name="Journal Article"&gt;17&lt;/ref-type&gt;&lt;contributors&gt;&lt;authors&gt;&lt;author&gt;Anderson, R. Charles&lt;/author&gt;&lt;author&gt;Branch, Trevor&lt;/author&gt;&lt;author&gt;Alagiyawadu, A.&lt;/author&gt;&lt;author&gt;Baldwin, Robert&lt;/author&gt;&lt;author&gt;Marsac, Francis&lt;/author&gt;&lt;/authors&gt;&lt;/contributors&gt;&lt;titles&gt;&lt;title&gt;Seasonal distribution, movements and taxonomie status of blue whales (Balaenoptera musculus) in the northern Indian Ocean&lt;/title&gt;&lt;secondary-title&gt;Journal of Cetacean Research and Management&lt;/secondary-title&gt;&lt;/titles&gt;&lt;periodical&gt;&lt;full-title&gt;Journal of Cetacean Research and Management&lt;/full-title&gt;&lt;/periodical&gt;&lt;pages&gt;203-218&lt;/pages&gt;&lt;volume&gt;12&lt;/volume&gt;&lt;dates&gt;&lt;year&gt;2012&lt;/year&gt;&lt;pub-dates&gt;&lt;date&gt;01/01&lt;/date&gt;&lt;/pub-dates&gt;&lt;/dates&gt;&lt;urls&gt;&lt;/urls&gt;&lt;/record&gt;&lt;/Cite&gt;&lt;/EndNote&gt;</w:instrText>
      </w:r>
      <w:r w:rsidR="00350853">
        <w:fldChar w:fldCharType="separate"/>
      </w:r>
      <w:r w:rsidR="00350853">
        <w:rPr>
          <w:noProof/>
        </w:rPr>
        <w:t>(Anderson et al., 2012)</w:t>
      </w:r>
      <w:r w:rsidR="00350853">
        <w:fldChar w:fldCharType="end"/>
      </w:r>
      <w:r w:rsidR="00350853">
        <w:t xml:space="preserve">. There are several distinct blue whale acoustic groups in the Indian Ocean, producing the most diverse array of call types to any other region </w:t>
      </w:r>
      <w:r w:rsidR="00350853" w:rsidRPr="00846E3A">
        <w:fldChar w:fldCharType="begin">
          <w:fldData xml:space="preserve">PEVuZE5vdGU+PENpdGU+PEF1dGhvcj5NY0RvbmFsZDwvQXV0aG9yPjxZZWFyPjIwMDY8L1llYXI+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</w:fldData>
        </w:fldChar>
      </w:r>
      <w:r w:rsidR="00350853" w:rsidRPr="00846E3A">
        <w:instrText xml:space="preserve"> ADDIN EN.CITE </w:instrText>
      </w:r>
      <w:r w:rsidR="00350853" w:rsidRPr="00846E3A">
        <w:fldChar w:fldCharType="begin">
          <w:fldData xml:space="preserve">PEVuZE5vdGU+PENpdGU+PEF1dGhvcj5NY0RvbmFsZDwvQXV0aG9yPjxZZWFyPjIwMDY8L1llYXI+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</w:fldData>
        </w:fldChar>
      </w:r>
      <w:r w:rsidR="00350853" w:rsidRPr="00846E3A">
        <w:instrText xml:space="preserve"> ADDIN EN.CITE.DATA </w:instrText>
      </w:r>
      <w:r w:rsidR="00350853" w:rsidRPr="00846E3A">
        <w:fldChar w:fldCharType="end"/>
      </w:r>
      <w:r w:rsidR="00350853" w:rsidRPr="00846E3A">
        <w:fldChar w:fldCharType="separate"/>
      </w:r>
      <w:r w:rsidR="00350853" w:rsidRPr="00846E3A">
        <w:t>(Balcazar et al., 2015; McDonald et al., 2006)</w:t>
      </w:r>
      <w:r w:rsidR="00350853" w:rsidRPr="00846E3A">
        <w:fldChar w:fldCharType="end"/>
      </w:r>
      <w:r w:rsidR="00350853">
        <w:t xml:space="preserve">. At Diego Garcia, besides the best-described Antarctic blue whale </w:t>
      </w:r>
      <w:r w:rsidR="00350853">
        <w:fldChar w:fldCharType="begin"/>
      </w:r>
      <w:r w:rsidR="00350853">
        <w:instrText xml:space="preserve"> ADDIN EN.CITE &lt;EndNote&gt;&lt;Cite&gt;&lt;Author&gt;McDonald&lt;/Author&gt;&lt;Year&gt;2006&lt;/Year&gt;&lt;RecNum&gt;173&lt;/RecNum&gt;&lt;DisplayText&gt;(McDonald et al., 2006)&lt;/DisplayText&gt;&lt;record&gt;&lt;rec-number&gt;173&lt;/rec-number&gt;&lt;foreign-keys&gt;&lt;key app="EN" db-id="0dffz2atm0v5auedaeup9rpgpvppxxf00dwt" timestamp="1616939900" guid="79f24a97-9c98-43eb-b2b5-7fd302a6311c"&gt;173&lt;/key&gt;&lt;/foreign-keys&gt;&lt;ref-type name="Journal Article"&gt;17&lt;/ref-type&gt;&lt;contributors&gt;&lt;authors&gt;&lt;author&gt;McDonald, Mark&lt;/author&gt;&lt;author&gt;Hildebrand, John&lt;/author&gt;&lt;author&gt;Mesnick, Sarah&lt;/author&gt;&lt;/authors&gt;&lt;/contributors&gt;&lt;titles&gt;&lt;title&gt;Biogeographic characterisation of blue whale song worldwide: Using song to identify populations&lt;/title&gt;&lt;secondary-title&gt;Journal of Cetacean Research and Management&lt;/secondary-title&gt;&lt;/titles&gt;&lt;periodical&gt;&lt;full-title&gt;Journal of Cetacean Research and Management&lt;/full-title&gt;&lt;/periodical&gt;&lt;volume&gt;8&lt;/volume&gt;&lt;dates&gt;&lt;year&gt;2006&lt;/year&gt;&lt;pub-dates&gt;&lt;date&gt;01/01&lt;/date&gt;&lt;/pub-dates&gt;&lt;/dates&gt;&lt;urls&gt;&lt;/urls&gt;&lt;/record&gt;&lt;/Cite&gt;&lt;/EndNote&gt;</w:instrText>
      </w:r>
      <w:r w:rsidR="00350853">
        <w:fldChar w:fldCharType="separate"/>
      </w:r>
      <w:r w:rsidR="00350853">
        <w:rPr>
          <w:noProof/>
        </w:rPr>
        <w:t>(McDonald et al., 2006)</w:t>
      </w:r>
      <w:r w:rsidR="00350853">
        <w:fldChar w:fldCharType="end"/>
      </w:r>
      <w:r w:rsidR="00350853">
        <w:t xml:space="preserve"> , there are at least four other pygmy blue whale population (</w:t>
      </w:r>
      <w:r w:rsidR="00350853" w:rsidRPr="00D75683">
        <w:rPr>
          <w:i/>
          <w:iCs/>
        </w:rPr>
        <w:t xml:space="preserve">B. m. indica or B. m. </w:t>
      </w:r>
      <w:proofErr w:type="spellStart"/>
      <w:r w:rsidR="00350853" w:rsidRPr="00D75683">
        <w:rPr>
          <w:i/>
          <w:iCs/>
        </w:rPr>
        <w:t>brevicauda</w:t>
      </w:r>
      <w:proofErr w:type="spellEnd"/>
      <w:r w:rsidR="00350853">
        <w:t xml:space="preserve">) species detected from the acoustic recordings including Sri Lankan(NIO), Madagascan(SWIO), Australian(SEIO) and Arabian Sea(NWIO) </w:t>
      </w:r>
      <w:r w:rsidR="00350853">
        <w:fldChar w:fldCharType="begin">
          <w:fldData xml:space="preserve">PEVuZE5vdGU+PENpdGU+PEF1dGhvcj5TdGFmZm9yZDwvQXV0aG9yPjxZZWFyPjIwMTE8L1llYXI+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YW5ndWFnZT5FbmdsaXNoPC9sYW5ndWFnZT48L3JlY29yZD48L0NpdGU+PENpdGU+PEF1dGhvcj5D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</w:fldData>
        </w:fldChar>
      </w:r>
      <w:r w:rsidR="00350853">
        <w:instrText xml:space="preserve"> ADDIN EN.CITE </w:instrText>
      </w:r>
      <w:r w:rsidR="00350853">
        <w:fldChar w:fldCharType="begin">
          <w:fldData xml:space="preserve">PEVuZE5vdGU+PENpdGU+PEF1dGhvcj5TdGFmZm9yZDwvQXV0aG9yPjxZZWFyPjIwMTE8L1llYXI+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YW5ndWFnZT5FbmdsaXNoPC9sYW5ndWFnZT48L3JlY29yZD48L0NpdGU+PENpdGU+PEF1dGhvcj5D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</w:fldData>
        </w:fldChar>
      </w:r>
      <w:r w:rsidR="00350853">
        <w:instrText xml:space="preserve"> ADDIN EN.CITE.DATA </w:instrText>
      </w:r>
      <w:r w:rsidR="00350853">
        <w:fldChar w:fldCharType="end"/>
      </w:r>
      <w:r w:rsidR="00350853">
        <w:fldChar w:fldCharType="separate"/>
      </w:r>
      <w:r w:rsidR="00350853">
        <w:rPr>
          <w:noProof/>
        </w:rPr>
        <w:t>(Cerchio et al., 2020; Double et al., 2014; Leroy et al., 2018; Leroy et al., 2016; Samaran et al., 2013; Stafford et al., 2011; Stafford et al., 2004)</w:t>
      </w:r>
      <w:r w:rsidR="00350853">
        <w:fldChar w:fldCharType="end"/>
      </w:r>
      <w:r w:rsidR="00350853">
        <w:t xml:space="preserve">. Our study demonstrated that there is a significant existence of Chagos whales near Diego Garcia each year, making them not negligible in this tropical water. More than five calls per hour are identified on both sites during the entire study period. We also detected disperse peak seasons on both sites almost every year (except for 2008 when there were least Chagos calls at both acoustic stations). </w:t>
      </w:r>
      <w:r w:rsidR="00350853">
        <w:lastRenderedPageBreak/>
        <w:t>This suggests that the central of Indian Ocean is possibly a crucial habitat for this subpopulation of pygmy blue whales, in contrast of other populations. For example</w:t>
      </w:r>
      <w:commentRangeStart w:id="249"/>
      <w:r w:rsidR="00350853">
        <w:t xml:space="preserve">, </w:t>
      </w:r>
      <w:r w:rsidR="00350853">
        <w:fldChar w:fldCharType="begin"/>
      </w:r>
      <w:r w:rsidR="00350853">
        <w:instrText xml:space="preserve"> ADDIN EN.CITE &lt;EndNote&gt;&lt;Cite AuthorYear="1"&gt;&lt;Author&gt;Cerchio&lt;/Author&gt;&lt;Year&gt;2020&lt;/Year&gt;&lt;RecNum&gt;180&lt;/RecNum&gt;&lt;DisplayText&gt;Cerchio et al. (2020)&lt;/DisplayText&gt;&lt;record&gt;&lt;rec-number&gt;180&lt;/rec-number&gt;&lt;foreign-keys&gt;&lt;key app="EN" db-id="0dffz2atm0v5auedaeup9rpgpvppxxf00dwt" timestamp="1617196195" guid="1966a980-4126-47ed-957f-19cba5982f4d"&gt;180&lt;/key&gt;&lt;/foreign-keys&gt;&lt;ref-type name="Journal Article"&gt;17&lt;/ref-type&gt;&lt;contributors&gt;&lt;authors&gt;&lt;author&gt;Cerchio, S.&lt;/author&gt;&lt;author&gt;Willson, A.&lt;/author&gt;&lt;author&gt;Leroy, Ec&lt;/author&gt;&lt;author&gt;Muirhead, C.&lt;/author&gt;&lt;author&gt;Al Harthi, S.&lt;/author&gt;&lt;author&gt;Baldwin, R.&lt;/author&gt;&lt;author&gt;Cholewiak, D.&lt;/author&gt;&lt;author&gt;Collins, T.&lt;/author&gt;&lt;author&gt;Minton, G.&lt;/author&gt;&lt;author&gt;Rasoloarijao, T.&lt;/author&gt;&lt;author&gt;Rogers, Tl&lt;/author&gt;&lt;author&gt;Sarrouf Willson, M.&lt;/author&gt;&lt;/authors&gt;&lt;/contributors&gt;&lt;titles&gt;&lt;title&gt;A new blue whale song-type described for the Arabian Sea and Western Indian Ocean&lt;/title&gt;&lt;secondary-title&gt;Endangered Species Research&lt;/secondary-title&gt;&lt;/titles&gt;&lt;periodical&gt;&lt;full-title&gt;Endangered Species Research&lt;/full-title&gt;&lt;/periodical&gt;&lt;pages&gt;495-515&lt;/pages&gt;&lt;volume&gt;43&lt;/volume&gt;&lt;dates&gt;&lt;year&gt;2020&lt;/year&gt;&lt;/dates&gt;&lt;publisher&gt;Inter-Research Science Center&lt;/publisher&gt;&lt;isbn&gt;1863-5407&lt;/isbn&gt;&lt;urls&gt;&lt;related-urls&gt;&lt;url&gt;https://dx.doi.org/10.3354/esr01096&lt;/url&gt;&lt;/related-urls&gt;&lt;/urls&gt;&lt;electronic-resource-num&gt;10.3354/esr01096&lt;/electronic-resource-num&gt;&lt;/record&gt;&lt;/Cite&gt;&lt;/EndNote&gt;</w:instrText>
      </w:r>
      <w:r w:rsidR="00350853">
        <w:fldChar w:fldCharType="separate"/>
      </w:r>
      <w:r w:rsidR="00350853">
        <w:rPr>
          <w:noProof/>
        </w:rPr>
        <w:t>Cerchio et al. (2020)</w:t>
      </w:r>
      <w:r w:rsidR="00350853">
        <w:fldChar w:fldCharType="end"/>
      </w:r>
      <w:r w:rsidR="00350853">
        <w:t xml:space="preserve"> </w:t>
      </w:r>
      <w:r w:rsidR="00350853">
        <w:rPr>
          <w:noProof/>
        </w:rPr>
        <w:t>recorded NWIO calls from 2010 – 2013 from the same acoustic dataset and the amount of calls and peak seasons are considerably less than Chagos calls on the same sites.</w:t>
      </w:r>
      <w:commentRangeEnd w:id="249"/>
      <w:r w:rsidR="00350853">
        <w:rPr>
          <w:rStyle w:val="CommentReference"/>
        </w:rPr>
        <w:commentReference w:id="249"/>
      </w:r>
    </w:p>
    <w:p w14:paraId="281256F0" w14:textId="416E34B3" w:rsidR="00530265" w:rsidRDefault="00530265" w:rsidP="00093086">
      <w:pPr>
        <w:spacing w:line="480" w:lineRule="auto"/>
      </w:pPr>
      <w:r>
        <w:t xml:space="preserve">We cannot estimate the distance of the whale calls through the acoustic data, therefore it is hard to estimate their population, but we can infer the relative densities from the number of calls that were recorded </w:t>
      </w:r>
      <w:r>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instrText xml:space="preserve"> ADDIN EN.CITE </w:instrText>
      </w:r>
      <w:r>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instrText xml:space="preserve"> ADDIN EN.CITE.DATA </w:instrText>
      </w:r>
      <w:r>
        <w:fldChar w:fldCharType="end"/>
      </w:r>
      <w:r>
        <w:fldChar w:fldCharType="separate"/>
      </w:r>
      <w:r>
        <w:rPr>
          <w:noProof/>
        </w:rPr>
        <w:t>(Branch et al., 2007)</w:t>
      </w:r>
      <w:r>
        <w:fldChar w:fldCharType="end"/>
      </w:r>
      <w:r>
        <w:t xml:space="preserve">. </w:t>
      </w:r>
      <w:commentRangeStart w:id="250"/>
      <w:r w:rsidR="00BD37BC">
        <w:t xml:space="preserve">Our observations (Fig 2) manifest an increasing trend of calls on both sites through the </w:t>
      </w:r>
      <w:r w:rsidR="00350853">
        <w:t>study period.</w:t>
      </w:r>
      <w:commentRangeEnd w:id="250"/>
      <w:r w:rsidR="00350853">
        <w:rPr>
          <w:rStyle w:val="CommentReference"/>
        </w:rPr>
        <w:commentReference w:id="250"/>
      </w:r>
    </w:p>
    <w:p w14:paraId="6C238A29" w14:textId="727B4725" w:rsidR="006A6CAA" w:rsidRDefault="006A6CAA" w:rsidP="00093086">
      <w:pPr>
        <w:spacing w:line="480" w:lineRule="auto"/>
      </w:pPr>
    </w:p>
    <w:p w14:paraId="7E655DAF" w14:textId="77777777" w:rsidR="006A6CAA" w:rsidRDefault="006A6CAA" w:rsidP="00093086">
      <w:pPr>
        <w:spacing w:line="480" w:lineRule="auto"/>
      </w:pPr>
    </w:p>
    <w:p w14:paraId="23069520" w14:textId="5E7FE176" w:rsidR="00C368B0" w:rsidRDefault="00EC079A" w:rsidP="00FE3737">
      <w:r>
        <w:br w:type="page"/>
      </w:r>
    </w:p>
    <w:p w14:paraId="7234F5EB" w14:textId="77777777" w:rsidR="00350853" w:rsidRDefault="00350853" w:rsidP="00350853">
      <w:pPr>
        <w:keepNext/>
        <w:spacing w:line="480" w:lineRule="auto"/>
      </w:pPr>
      <w:r>
        <w:rPr>
          <w:noProof/>
        </w:rPr>
        <w:lastRenderedPageBreak/>
        <w:drawing>
          <wp:inline distT="0" distB="0" distL="0" distR="0" wp14:anchorId="5E4F47CD" wp14:editId="2B1BD546">
            <wp:extent cx="4551256" cy="8368748"/>
            <wp:effectExtent l="0" t="0" r="0" b="635"/>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3035" cy="8372019"/>
                    </a:xfrm>
                    <a:prstGeom prst="rect">
                      <a:avLst/>
                    </a:prstGeom>
                  </pic:spPr>
                </pic:pic>
              </a:graphicData>
            </a:graphic>
          </wp:inline>
        </w:drawing>
      </w:r>
    </w:p>
    <w:p w14:paraId="61C3FE0D" w14:textId="6FD5CAA7" w:rsidR="004855D6" w:rsidRDefault="00350853" w:rsidP="00350853">
      <w:pPr>
        <w:pStyle w:val="Caption"/>
      </w:pPr>
      <w:commentRangeStart w:id="251"/>
      <w:r>
        <w:t xml:space="preserve">Figure </w:t>
      </w:r>
      <w:r w:rsidR="001D5F3B">
        <w:t>8</w:t>
      </w:r>
      <w:r>
        <w:t xml:space="preserve"> Peak seasons of the Chagos whale from 2002 to 2018.</w:t>
      </w:r>
      <w:r w:rsidR="00031FCE" w:rsidRPr="00031FCE">
        <w:t xml:space="preserve"> </w:t>
      </w:r>
      <w:r w:rsidR="00031FCE">
        <w:t>Red bars indicate peak seasons on the NW site.</w:t>
      </w:r>
      <w:r>
        <w:t xml:space="preserve"> Blue bars indicate peak seasons</w:t>
      </w:r>
      <w:r w:rsidR="00031FCE">
        <w:t xml:space="preserve"> on the SE site. </w:t>
      </w:r>
      <w:commentRangeEnd w:id="251"/>
      <w:r w:rsidR="00031FCE">
        <w:rPr>
          <w:rStyle w:val="CommentReference"/>
          <w:i w:val="0"/>
          <w:iCs w:val="0"/>
          <w:color w:val="auto"/>
        </w:rPr>
        <w:commentReference w:id="251"/>
      </w:r>
    </w:p>
    <w:p w14:paraId="0EF02728" w14:textId="1723FA8C" w:rsidR="0067128F" w:rsidRDefault="006B77E5" w:rsidP="00A27705">
      <w:pPr>
        <w:spacing w:line="480" w:lineRule="auto"/>
      </w:pPr>
      <w:r>
        <w:lastRenderedPageBreak/>
        <w:t xml:space="preserve">Our study </w:t>
      </w:r>
      <w:r w:rsidR="001942FF">
        <w:t xml:space="preserve">also </w:t>
      </w:r>
      <w:r>
        <w:t xml:space="preserve">showed that </w:t>
      </w:r>
      <w:r w:rsidR="00B679AA">
        <w:t>the Chagos</w:t>
      </w:r>
      <w:r w:rsidR="007B4AAB">
        <w:t xml:space="preserve"> </w:t>
      </w:r>
      <w:r w:rsidR="00B679AA">
        <w:t xml:space="preserve">whales’ </w:t>
      </w:r>
      <w:r w:rsidR="001C18C4">
        <w:t xml:space="preserve">temporal </w:t>
      </w:r>
      <w:r w:rsidR="00B679AA">
        <w:t xml:space="preserve">occurrence </w:t>
      </w:r>
      <w:r w:rsidR="009D16F3">
        <w:t>presented</w:t>
      </w:r>
      <w:r w:rsidR="00B679AA">
        <w:t xml:space="preserve"> high seasonality throughout the year.</w:t>
      </w:r>
      <w:r w:rsidR="009B6175">
        <w:t xml:space="preserve"> </w:t>
      </w:r>
      <w:r w:rsidR="00CA1FC2">
        <w:t>Clear seasonal patterns were detected across the entire study period.</w:t>
      </w:r>
      <w:r w:rsidR="0067128F">
        <w:t xml:space="preserve"> The reason why we </w:t>
      </w:r>
      <w:r w:rsidR="00CF2F5E">
        <w:t>are comparing the abundance of Chagos songs between the two sampling areas thar are relatively close (220km</w:t>
      </w:r>
      <w:r w:rsidR="00031FCE">
        <w:t>, see Fig 1</w:t>
      </w:r>
      <w:r w:rsidR="00CF2F5E">
        <w:t>) are as followings: 1. D</w:t>
      </w:r>
      <w:r w:rsidR="00FA293A">
        <w:t>GN</w:t>
      </w:r>
      <w:r w:rsidR="00CF2F5E">
        <w:t xml:space="preserve"> and DNS are acoustically independent due to the existence of Chagos-Laccadive Ridge. The Chagos Bank which supporting its archipelago acts as a natural acoustic barrier </w:t>
      </w:r>
      <w:r w:rsidR="00CF2F5E">
        <w:fldChar w:fldCharType="begin">
          <w:fldData xml:space="preserve">PEVuZE5vdGU+PENpdGU+PEF1dGhvcj5DZXJjaGlvPC9BdXRob3I+PFllYXI+MjAyMDwvWWVhcj48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=
</w:fldData>
        </w:fldChar>
      </w:r>
      <w:r w:rsidR="00105BF6">
        <w:instrText xml:space="preserve"> ADDIN EN.CITE </w:instrText>
      </w:r>
      <w:r w:rsidR="00105BF6">
        <w:fldChar w:fldCharType="begin">
          <w:fldData xml:space="preserve">PEVuZE5vdGU+PENpdGU+PEF1dGhvcj5DZXJjaGlvPC9BdXRob3I+PFllYXI+MjAyMDwvWWVhcj48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=
</w:fldData>
        </w:fldChar>
      </w:r>
      <w:r w:rsidR="00105BF6">
        <w:instrText xml:space="preserve"> ADDIN EN.CITE.DATA </w:instrText>
      </w:r>
      <w:r w:rsidR="00105BF6">
        <w:fldChar w:fldCharType="end"/>
      </w:r>
      <w:r w:rsidR="00CF2F5E">
        <w:fldChar w:fldCharType="separate"/>
      </w:r>
      <w:r w:rsidR="00105BF6">
        <w:rPr>
          <w:noProof/>
        </w:rPr>
        <w:t>(Cerchio et al., 2020; Leroy et al., in press)</w:t>
      </w:r>
      <w:r w:rsidR="00CF2F5E">
        <w:fldChar w:fldCharType="end"/>
      </w:r>
      <w:r w:rsidR="00CF2F5E">
        <w:t>. Sounds produce on either side of the Chagos Bank are unlikely to be detected on the other side</w:t>
      </w:r>
      <w:r w:rsidR="00FA293A">
        <w:t xml:space="preserve"> </w:t>
      </w:r>
      <w:r w:rsidR="00FA293A">
        <w:fldChar w:fldCharType="begin"/>
      </w:r>
      <w:r w:rsidR="00105BF6">
        <w:instrText xml:space="preserve"> ADDIN EN.CITE &lt;EndNote&gt;&lt;Cite&gt;&lt;Author&gt;Pulli&lt;/Author&gt;&lt;Year&gt;2001&lt;/Year&gt;&lt;RecNum&gt;181&lt;/RecNum&gt;&lt;DisplayText&gt;(Pulli &amp;amp; Upton, 2001)&lt;/DisplayText&gt;&lt;record&gt;&lt;rec-number&gt;181&lt;/rec-number&gt;&lt;foreign-keys&gt;&lt;key app="EN" db-id="0dffz2atm0v5auedaeup9rpgpvppxxf00dwt" timestamp="1617263999" guid="187be0bc-b319-4c72-afb5-33ca1f213e6e"&gt;181&lt;/key&gt;&lt;/foreign-keys&gt;&lt;ref-type name="Book"&gt;6&lt;/ref-type&gt;&lt;contributors&gt;&lt;authors&gt;&lt;author&gt;Pulli, Jay&lt;/author&gt;&lt;author&gt;Upton, Zachary&lt;/author&gt;&lt;/authors&gt;&lt;/contributors&gt;&lt;titles&gt;&lt;title&gt;Hydroacoustic Blockage at Diego Garcia: Models and Observations&lt;/title&gt;&lt;/titles&gt;&lt;dates&gt;&lt;year&gt;2001&lt;/year&gt;&lt;/dates&gt;&lt;urls&gt;&lt;/urls&gt;&lt;/record&gt;&lt;/Cite&gt;&lt;/EndNote&gt;</w:instrText>
      </w:r>
      <w:r w:rsidR="00FA293A">
        <w:fldChar w:fldCharType="separate"/>
      </w:r>
      <w:r w:rsidR="00105BF6">
        <w:rPr>
          <w:noProof/>
        </w:rPr>
        <w:t>(Pulli &amp; Upton, 2001)</w:t>
      </w:r>
      <w:r w:rsidR="00FA293A">
        <w:fldChar w:fldCharType="end"/>
      </w:r>
      <w:r w:rsidR="00CF2F5E">
        <w:t>.</w:t>
      </w:r>
      <w:r w:rsidR="00FA293A">
        <w:t xml:space="preserve"> Our results (Fig</w:t>
      </w:r>
      <w:r w:rsidR="00031FCE">
        <w:t xml:space="preserve"> 3</w:t>
      </w:r>
      <w:r w:rsidR="00FA293A">
        <w:t xml:space="preserve">) also </w:t>
      </w:r>
      <w:commentRangeStart w:id="252"/>
      <w:r w:rsidR="00FA293A">
        <w:t xml:space="preserve">show a significant difference </w:t>
      </w:r>
      <w:commentRangeEnd w:id="252"/>
      <w:r w:rsidR="00031FCE">
        <w:rPr>
          <w:rStyle w:val="CommentReference"/>
        </w:rPr>
        <w:commentReference w:id="252"/>
      </w:r>
      <w:r w:rsidR="00FA293A">
        <w:t>between whale presence on both sites, which is consistent with the independence assumption.</w:t>
      </w:r>
      <w:r w:rsidR="00CF2F5E">
        <w:t xml:space="preserve"> </w:t>
      </w:r>
      <w:r w:rsidR="00FA293A">
        <w:t xml:space="preserve">Thus, the north-western site represents the soundscape of the northwest of Diego Garcia, whereas the south-eastern site represents the southeast of Diego Garcia. </w:t>
      </w:r>
      <w:r w:rsidR="00CF2F5E">
        <w:t>2.</w:t>
      </w:r>
      <w:r w:rsidR="00A27705">
        <w:t xml:space="preserve"> Acoustic data is not a reliable source to estimate the abundance of whale population, but we can infer the relative densities from the number of calls recorded </w:t>
      </w:r>
      <w:r w:rsidR="00A27705">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A27705">
        <w:instrText xml:space="preserve"> ADDIN EN.CITE </w:instrText>
      </w:r>
      <w:r w:rsidR="00A27705">
        <w:fldChar w:fldCharType="begin">
          <w:fldData xml:space="preserve">PEVuZE5vdGU+PENpdGU+PEF1dGhvcj5CcmFuY2g8L0F1dGhvcj48WWVhcj4yMDA3PC9ZZWFyPjxS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</w:fldData>
        </w:fldChar>
      </w:r>
      <w:r w:rsidR="00A27705">
        <w:instrText xml:space="preserve"> ADDIN EN.CITE.DATA </w:instrText>
      </w:r>
      <w:r w:rsidR="00A27705">
        <w:fldChar w:fldCharType="end"/>
      </w:r>
      <w:r w:rsidR="00A27705">
        <w:fldChar w:fldCharType="separate"/>
      </w:r>
      <w:r w:rsidR="00A27705">
        <w:rPr>
          <w:noProof/>
        </w:rPr>
        <w:t>(Branch et al., 2007)</w:t>
      </w:r>
      <w:r w:rsidR="00A27705">
        <w:fldChar w:fldCharType="end"/>
      </w:r>
      <w:r w:rsidR="00A27705">
        <w:t xml:space="preserve">. Changes of acoustic presence could to some extend reflect changes in numbers of whales in the given area </w:t>
      </w:r>
      <w:r w:rsidR="00A27705">
        <w:fldChar w:fldCharType="begin"/>
      </w:r>
      <w:r w:rsidR="00A27705">
        <w:instrText xml:space="preserve"> ADDIN EN.CITE &lt;EndNote&gt;&lt;Cite&gt;&lt;Author&gt;Charif&lt;/Author&gt;&lt;Year&gt;2020&lt;/Year&gt;&lt;RecNum&gt;179&lt;/RecNum&gt;&lt;DisplayText&gt;(Charif et al., 2020)&lt;/DisplayText&gt;&lt;record&gt;&lt;rec-number&gt;179&lt;/rec-number&gt;&lt;foreign-keys&gt;&lt;key app="EN" db-id="0dffz2atm0v5auedaeup9rpgpvppxxf00dwt" timestamp="1617165095" guid="7f766ab4-926f-4f05-9fbc-8ed583024876"&gt;179&lt;/key&gt;&lt;/foreign-keys&gt;&lt;ref-type name="Journal Article"&gt;17&lt;/ref-type&gt;&lt;contributors&gt;&lt;authors&gt;&lt;author&gt;Charif, Russell A.&lt;/author&gt;&lt;author&gt;Shiu, Yu&lt;/author&gt;&lt;author&gt;Muirhead, Charles A.&lt;/author&gt;&lt;author&gt;Clark, Christopher W.&lt;/author&gt;&lt;author&gt;Parks, Susan E.&lt;/author&gt;&lt;author&gt;Rice, Aaron N.&lt;/author&gt;&lt;/authors&gt;&lt;/contributors&gt;&lt;titles&gt;&lt;title&gt;Phenological changes in North Atlantic right whale habitat use in Massachusetts Bay&lt;/title&gt;&lt;secondary-title&gt;Global Change Biology&lt;/secondary-title&gt;&lt;/titles&gt;&lt;periodical&gt;&lt;full-title&gt;Global Change Biology&lt;/full-title&gt;&lt;/periodical&gt;&lt;pages&gt;734-745&lt;/pages&gt;&lt;volume&gt;26&lt;/volume&gt;&lt;number&gt;2&lt;/number&gt;&lt;dates&gt;&lt;year&gt;2020&lt;/year&gt;&lt;/dates&gt;&lt;publisher&gt;Wiley&lt;/publisher&gt;&lt;isbn&gt;1354-1013&lt;/isbn&gt;&lt;urls&gt;&lt;related-urls&gt;&lt;url&gt;https://dx.doi.org/10.1111/gcb.14867&lt;/url&gt;&lt;/related-urls&gt;&lt;/urls&gt;&lt;electronic-resource-num&gt;10.1111/gcb.14867&lt;/electronic-resource-num&gt;&lt;/record&gt;&lt;/Cite&gt;&lt;/EndNote&gt;</w:instrText>
      </w:r>
      <w:r w:rsidR="00A27705">
        <w:fldChar w:fldCharType="separate"/>
      </w:r>
      <w:r w:rsidR="00A27705">
        <w:rPr>
          <w:noProof/>
        </w:rPr>
        <w:t>(Charif et al., 2020)</w:t>
      </w:r>
      <w:r w:rsidR="00A27705">
        <w:fldChar w:fldCharType="end"/>
      </w:r>
      <w:r w:rsidR="00A27705">
        <w:t xml:space="preserve">. Therefore, we compare the hourly whale presence data on both sites of Diego Garcia </w:t>
      </w:r>
      <w:r w:rsidR="00611F06">
        <w:t>to study their seasonal occurrence and migration pattern.</w:t>
      </w:r>
    </w:p>
    <w:p w14:paraId="07B607A4" w14:textId="77777777" w:rsidR="00A27705" w:rsidRDefault="00A27705" w:rsidP="00CA1FC2">
      <w:pPr>
        <w:spacing w:line="480" w:lineRule="auto"/>
      </w:pPr>
    </w:p>
    <w:p w14:paraId="68199BF6" w14:textId="0F49CC2B" w:rsidR="00E502D2" w:rsidRDefault="00CF2F5E" w:rsidP="00FD0A99">
      <w:pPr>
        <w:spacing w:line="480" w:lineRule="auto"/>
      </w:pPr>
      <w:r>
        <w:t>In consistence with</w:t>
      </w:r>
      <w:r w:rsidR="00CA1FC2">
        <w:t xml:space="preserve"> </w:t>
      </w:r>
      <w:r w:rsidR="00CA1FC2">
        <w:fldChar w:fldCharType="begin"/>
      </w:r>
      <w:r w:rsidR="00105BF6">
        <w:instrText xml:space="preserve"> ADDIN EN.CITE &lt;EndNote&gt;&lt;Cite AuthorYear="1"&gt;&lt;Author&gt;Leroy&lt;/Author&gt;&lt;Year&gt;in press&lt;/Year&gt;&lt;RecNum&gt;150&lt;/RecNum&gt;&lt;DisplayText&gt;Leroy et al. (in press)&lt;/DisplayText&gt;&lt;record&gt;&lt;rec-number&gt;150&lt;/rec-number&gt;&lt;foreign-keys&gt;&lt;key app="EN" db-id="0dffz2atm0v5auedaeup9rpgpvppxxf00dwt" timestamp="1616939673" guid="88a39493-2f71-4f65-a2f2-6cb553d09ec0"&gt;150&lt;/key&gt;&lt;/foreign-keys&gt;&lt;ref-type name="Journal Article"&gt;17&lt;/ref-type&gt;&lt;contributors&gt;&lt;authors&gt;&lt;author&gt;Leroy, E&lt;/author&gt;&lt;author&gt;Royer, Jean-Yves&lt;/author&gt;&lt;author&gt;Maslen, Ben&lt;/author&gt;&lt;author&gt;Alling, Abigail&lt;/author&gt;&lt;author&gt;Rogers, Tracey L.&lt;/author&gt;&lt;/authors&gt;&lt;/contributors&gt;&lt;titles&gt;&lt;title&gt;Whale song identifies a new blue whale population&lt;/title&gt;&lt;secondary-title&gt;Scientific Reports&lt;/secondary-title&gt;&lt;/titles&gt;&lt;periodical&gt;&lt;full-title&gt;Scientific Reports&lt;/full-title&gt;&lt;/periodical&gt;&lt;dates&gt;&lt;year&gt;in press&lt;/year&gt;&lt;/dates&gt;&lt;urls&gt;&lt;/urls&gt;&lt;/record&gt;&lt;/Cite&gt;&lt;/EndNote&gt;</w:instrText>
      </w:r>
      <w:r w:rsidR="00CA1FC2">
        <w:fldChar w:fldCharType="separate"/>
      </w:r>
      <w:r w:rsidR="00105BF6">
        <w:rPr>
          <w:noProof/>
        </w:rPr>
        <w:t>Leroy et al. (in press)</w:t>
      </w:r>
      <w:r w:rsidR="00CA1FC2">
        <w:fldChar w:fldCharType="end"/>
      </w:r>
      <w:r w:rsidR="00CA1FC2">
        <w:t xml:space="preserve"> and </w:t>
      </w:r>
      <w:r w:rsidR="00CA1FC2">
        <w:fldChar w:fldCharType="begin">
          <w:fldData xml:space="preserve">PEVuZE5vdGU+PENpdGUgQXV0aG9yWWVhcj0iMSI+PEF1dGhvcj5Tb3VzYTwvQXV0aG9yPjxZZWFy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YW5ndWFnZT5FbmdsaXNoPC9sYW5ndWFnZT48L3JlY29yZD48L0NpdGU+PC9FbmROb3RlPgB=
</w:fldData>
        </w:fldChar>
      </w:r>
      <w:r w:rsidR="00105BF6">
        <w:instrText xml:space="preserve"> ADDIN EN.CITE </w:instrText>
      </w:r>
      <w:r w:rsidR="00105BF6">
        <w:fldChar w:fldCharType="begin">
          <w:fldData xml:space="preserve">PEVuZE5vdGU+PENpdGUgQXV0aG9yWWVhcj0iMSI+PEF1dGhvcj5Tb3VzYTwvQXV0aG9yPjxZZWFy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=
</w:fldData>
        </w:fldChar>
      </w:r>
      <w:r w:rsidR="00105BF6">
        <w:instrText xml:space="preserve"> ADDIN EN.CITE.DATA </w:instrText>
      </w:r>
      <w:r w:rsidR="00105BF6">
        <w:fldChar w:fldCharType="end"/>
      </w:r>
      <w:r w:rsidR="00CA1FC2">
        <w:fldChar w:fldCharType="separate"/>
      </w:r>
      <w:r w:rsidR="00105BF6">
        <w:rPr>
          <w:noProof/>
        </w:rPr>
        <w:t>Sousa and Harris (2015)</w:t>
      </w:r>
      <w:r w:rsidR="00CA1FC2">
        <w:fldChar w:fldCharType="end"/>
      </w:r>
      <w:r w:rsidR="00CA1FC2">
        <w:t xml:space="preserve">, </w:t>
      </w:r>
      <w:r w:rsidR="008413EF">
        <w:t>we found that Chagos whales were more frequently in the NW site in the hot/summer season (average SST NW site:28.85</w:t>
      </w:r>
      <w:r w:rsidR="008413EF" w:rsidRPr="003B0E13">
        <w:t>°</w:t>
      </w:r>
      <w:r w:rsidR="008413EF">
        <w:rPr>
          <w:rFonts w:hint="eastAsia"/>
        </w:rPr>
        <w:t>C</w:t>
      </w:r>
      <w:r w:rsidR="008413EF">
        <w:t>; SE site:28.92</w:t>
      </w:r>
      <w:r w:rsidR="008413EF" w:rsidRPr="003B0E13">
        <w:t>°</w:t>
      </w:r>
      <w:r w:rsidR="008413EF">
        <w:rPr>
          <w:rFonts w:hint="eastAsia"/>
        </w:rPr>
        <w:t>C</w:t>
      </w:r>
      <w:r w:rsidR="008413EF">
        <w:t>) of December to May, whereas in the warm/winter season (average SST NW site:28.01</w:t>
      </w:r>
      <w:r w:rsidR="008413EF" w:rsidRPr="003B0E13">
        <w:t>°</w:t>
      </w:r>
      <w:r w:rsidR="008413EF">
        <w:rPr>
          <w:rFonts w:hint="eastAsia"/>
        </w:rPr>
        <w:t>C</w:t>
      </w:r>
      <w:r w:rsidR="008413EF">
        <w:t>; SE site:27.53</w:t>
      </w:r>
      <w:r w:rsidR="008413EF" w:rsidRPr="003B0E13">
        <w:t>°</w:t>
      </w:r>
      <w:r w:rsidR="008413EF">
        <w:rPr>
          <w:rFonts w:hint="eastAsia"/>
        </w:rPr>
        <w:t>C</w:t>
      </w:r>
      <w:r w:rsidR="008413EF">
        <w:t xml:space="preserve">) we detected most peak seasons of whale presence at the SE site (Fig 7). </w:t>
      </w:r>
      <w:commentRangeStart w:id="253"/>
      <w:r w:rsidR="008413EF">
        <w:t>Temperature is generally higher (average SST is above 28</w:t>
      </w:r>
      <w:r w:rsidR="008413EF" w:rsidRPr="003B0E13">
        <w:t>°</w:t>
      </w:r>
      <w:r w:rsidR="008413EF">
        <w:rPr>
          <w:rFonts w:hint="eastAsia"/>
        </w:rPr>
        <w:t>C</w:t>
      </w:r>
      <w:r w:rsidR="008413EF">
        <w:t xml:space="preserve">) in the tropical regions, comparing to ocean basins elsewhere (ref). </w:t>
      </w:r>
      <w:commentRangeEnd w:id="253"/>
      <w:r w:rsidR="008413EF">
        <w:rPr>
          <w:rStyle w:val="CommentReference"/>
        </w:rPr>
        <w:commentReference w:id="253"/>
      </w:r>
    </w:p>
    <w:p w14:paraId="45BE8E90" w14:textId="629D30EB" w:rsidR="00FD0A99" w:rsidRDefault="00FD0A99" w:rsidP="00FD0A99">
      <w:pPr>
        <w:spacing w:line="480" w:lineRule="auto"/>
      </w:pPr>
    </w:p>
    <w:p w14:paraId="3C1775E0" w14:textId="77777777" w:rsidR="007B4AAB" w:rsidRDefault="007B4AAB" w:rsidP="00EC079A">
      <w:pPr>
        <w:spacing w:line="480" w:lineRule="auto"/>
      </w:pPr>
    </w:p>
    <w:p w14:paraId="76AE664A" w14:textId="77777777" w:rsidR="008413EF" w:rsidRDefault="008413EF" w:rsidP="008413EF">
      <w:pPr>
        <w:spacing w:line="480" w:lineRule="auto"/>
      </w:pPr>
    </w:p>
    <w:p w14:paraId="42783659" w14:textId="77777777" w:rsidR="007546F2" w:rsidRDefault="008413EF" w:rsidP="00B75A32">
      <w:pPr>
        <w:spacing w:line="480" w:lineRule="auto"/>
        <w:rPr>
          <w:ins w:id="254" w:author="Tracey Rogers" w:date="2021-04-15T13:06:00Z"/>
        </w:rPr>
      </w:pPr>
      <w:commentRangeStart w:id="255"/>
      <w:del w:id="256" w:author="Tracey Rogers" w:date="2021-04-15T13:01:00Z">
        <w:r w:rsidDel="003E46DE">
          <w:delText xml:space="preserve">Leroy et al. (in press) proposed </w:delText>
        </w:r>
      </w:del>
      <w:ins w:id="257" w:author="Tracey Rogers" w:date="2021-04-15T13:06:00Z">
        <w:r w:rsidR="007546F2">
          <w:t>T</w:t>
        </w:r>
      </w:ins>
      <w:ins w:id="258" w:author="Tracey Rogers" w:date="2021-04-15T12:10:00Z">
        <w:r w:rsidR="00134143">
          <w:t>he</w:t>
        </w:r>
      </w:ins>
      <w:ins w:id="259" w:author="Tracey Rogers" w:date="2021-04-15T13:05:00Z">
        <w:r w:rsidR="007546F2">
          <w:t xml:space="preserve"> migration of the</w:t>
        </w:r>
      </w:ins>
      <w:ins w:id="260" w:author="Tracey Rogers" w:date="2021-04-15T12:10:00Z">
        <w:r w:rsidR="00134143">
          <w:t xml:space="preserve"> Chagos-whales </w:t>
        </w:r>
      </w:ins>
      <w:ins w:id="261" w:author="Tracey Rogers" w:date="2021-04-15T13:05:00Z">
        <w:r w:rsidR="007546F2">
          <w:t>is</w:t>
        </w:r>
      </w:ins>
      <w:ins w:id="262" w:author="Tracey Rogers" w:date="2021-04-15T13:00:00Z">
        <w:r w:rsidR="00C11261">
          <w:t xml:space="preserve"> proposed to </w:t>
        </w:r>
      </w:ins>
      <w:ins w:id="263" w:author="Tracey Rogers" w:date="2021-04-15T13:05:00Z">
        <w:r w:rsidR="007546F2">
          <w:t>be</w:t>
        </w:r>
      </w:ins>
      <w:del w:id="264" w:author="Tracey Rogers" w:date="2021-04-15T12:10:00Z">
        <w:r w:rsidDel="00134143">
          <w:delText>a possible</w:delText>
        </w:r>
      </w:del>
      <w:r>
        <w:t xml:space="preserve"> </w:t>
      </w:r>
      <w:ins w:id="265" w:author="Tracey Rogers" w:date="2021-04-15T13:02:00Z">
        <w:r w:rsidR="006477C6">
          <w:t xml:space="preserve">in a </w:t>
        </w:r>
      </w:ins>
      <w:r>
        <w:t xml:space="preserve">clockwise </w:t>
      </w:r>
      <w:del w:id="266" w:author="Tracey Rogers" w:date="2021-04-15T12:10:00Z">
        <w:r w:rsidDel="00AE68BB">
          <w:delText>migration of</w:delText>
        </w:r>
        <w:r w:rsidDel="00134143">
          <w:delText xml:space="preserve"> the</w:delText>
        </w:r>
      </w:del>
      <w:ins w:id="267" w:author="Tracey Rogers" w:date="2021-04-15T12:10:00Z">
        <w:r w:rsidR="00AE68BB">
          <w:t xml:space="preserve">pattern across the </w:t>
        </w:r>
      </w:ins>
      <w:ins w:id="268" w:author="Tracey Rogers" w:date="2021-04-15T13:03:00Z">
        <w:r w:rsidR="006477C6">
          <w:t>equatorial</w:t>
        </w:r>
      </w:ins>
      <w:ins w:id="269" w:author="Tracey Rogers" w:date="2021-04-15T13:02:00Z">
        <w:r w:rsidR="006477C6">
          <w:t xml:space="preserve"> Indian Ocean </w:t>
        </w:r>
      </w:ins>
      <w:ins w:id="270" w:author="Tracey Rogers" w:date="2021-04-15T13:01:00Z">
        <w:r w:rsidR="00B75A32">
          <w:t>(Leroy et al. 2021)</w:t>
        </w:r>
      </w:ins>
      <w:ins w:id="271" w:author="Tracey Rogers" w:date="2021-04-15T13:06:00Z">
        <w:r w:rsidR="007546F2">
          <w:t>,</w:t>
        </w:r>
      </w:ins>
      <w:ins w:id="272" w:author="Tracey Rogers" w:date="2021-04-15T13:01:00Z">
        <w:r w:rsidR="00B75A32">
          <w:t xml:space="preserve"> </w:t>
        </w:r>
      </w:ins>
    </w:p>
    <w:p w14:paraId="7F6D7C2D" w14:textId="77777777" w:rsidR="007546F2" w:rsidRDefault="007546F2" w:rsidP="00B75A32">
      <w:pPr>
        <w:spacing w:line="480" w:lineRule="auto"/>
        <w:rPr>
          <w:ins w:id="273" w:author="Tracey Rogers" w:date="2021-04-15T13:06:00Z"/>
        </w:rPr>
      </w:pPr>
    </w:p>
    <w:p w14:paraId="26C269A7" w14:textId="7AD118CA" w:rsidR="008413EF" w:rsidRDefault="007546F2" w:rsidP="00B75A32">
      <w:pPr>
        <w:spacing w:line="480" w:lineRule="auto"/>
      </w:pPr>
      <w:ins w:id="274" w:author="Tracey Rogers" w:date="2021-04-15T13:06:00Z">
        <w:r>
          <w:t xml:space="preserve">Unlike the Chagos blue whales </w:t>
        </w:r>
      </w:ins>
      <w:ins w:id="275" w:author="Tracey Rogers" w:date="2021-04-15T13:04:00Z">
        <w:r w:rsidR="0019396A">
          <w:t xml:space="preserve">other </w:t>
        </w:r>
      </w:ins>
      <w:ins w:id="276" w:author="Tracey Rogers" w:date="2021-04-15T13:01:00Z">
        <w:r w:rsidR="00B75A32">
          <w:t>b</w:t>
        </w:r>
      </w:ins>
      <w:del w:id="277" w:author="Tracey Rogers" w:date="2021-04-15T12:10:00Z">
        <w:r w:rsidR="008413EF" w:rsidDel="00134143">
          <w:delText xml:space="preserve"> Chagos-whales</w:delText>
        </w:r>
        <w:r w:rsidR="008413EF" w:rsidDel="00AE68BB">
          <w:delText xml:space="preserve">. Our findings further support the migration pattern. </w:delText>
        </w:r>
        <w:commentRangeEnd w:id="255"/>
        <w:r w:rsidR="0088498C" w:rsidDel="00AE68BB">
          <w:rPr>
            <w:rStyle w:val="CommentReference"/>
          </w:rPr>
          <w:commentReference w:id="255"/>
        </w:r>
      </w:del>
      <w:del w:id="278" w:author="Tracey Rogers" w:date="2021-04-15T13:01:00Z">
        <w:r w:rsidR="008413EF" w:rsidRPr="001F3885" w:rsidDel="00B75A32">
          <w:delText>B</w:delText>
        </w:r>
      </w:del>
      <w:r w:rsidR="008413EF" w:rsidRPr="001F3885">
        <w:t>lue whale</w:t>
      </w:r>
      <w:ins w:id="279" w:author="Tracey Rogers" w:date="2021-04-15T13:04:00Z">
        <w:r w:rsidR="0019396A">
          <w:t>s migrate</w:t>
        </w:r>
      </w:ins>
      <w:ins w:id="280" w:author="Tracey Rogers" w:date="2021-04-15T13:05:00Z">
        <w:r w:rsidR="00BC219C">
          <w:t xml:space="preserve"> </w:t>
        </w:r>
      </w:ins>
      <w:ins w:id="281" w:author="Tracey Rogers" w:date="2021-04-15T13:04:00Z">
        <w:r w:rsidR="0019396A">
          <w:t>north-south so that there</w:t>
        </w:r>
      </w:ins>
      <w:r w:rsidR="008413EF" w:rsidRPr="001F3885">
        <w:t xml:space="preserve"> distribution </w:t>
      </w:r>
      <w:ins w:id="282" w:author="Tracey Rogers" w:date="2021-04-15T13:05:00Z">
        <w:r w:rsidR="00BC219C">
          <w:t>spans</w:t>
        </w:r>
      </w:ins>
      <w:del w:id="283" w:author="Tracey Rogers" w:date="2021-04-15T12:11:00Z">
        <w:r w:rsidR="008413EF" w:rsidRPr="001F3885" w:rsidDel="00C5518D">
          <w:delText>is strongly</w:delText>
        </w:r>
      </w:del>
      <w:ins w:id="284" w:author="Tracey Rogers" w:date="2021-04-15T12:59:00Z">
        <w:r w:rsidR="00953BC4">
          <w:t xml:space="preserve"> across</w:t>
        </w:r>
      </w:ins>
      <w:del w:id="285" w:author="Tracey Rogers" w:date="2021-04-15T12:59:00Z">
        <w:r w:rsidR="008413EF" w:rsidRPr="001F3885" w:rsidDel="00953BC4">
          <w:delText xml:space="preserve"> linked to</w:delText>
        </w:r>
      </w:del>
      <w:r w:rsidR="008413EF" w:rsidRPr="001F3885">
        <w:t xml:space="preserve"> latitudes </w:t>
      </w:r>
      <w:del w:id="286" w:author="Tracey Rogers" w:date="2021-04-15T13:00:00Z">
        <w:r w:rsidR="008413EF" w:rsidRPr="001F3885" w:rsidDel="00C11261">
          <w:delText xml:space="preserve">in the Indian Ocean </w:delText>
        </w:r>
      </w:del>
      <w:r w:rsidR="008413EF" w:rsidRPr="001F3885">
        <w:t xml:space="preserve">(Branch et al. 2007). </w:t>
      </w:r>
      <w:ins w:id="287" w:author="Tracey Rogers" w:date="2021-04-15T13:06:00Z">
        <w:r>
          <w:t xml:space="preserve">For example, </w:t>
        </w:r>
      </w:ins>
      <w:ins w:id="288" w:author="Tracey Rogers" w:date="2021-04-15T13:13:00Z">
        <w:r w:rsidR="002B2F24">
          <w:t xml:space="preserve">where </w:t>
        </w:r>
      </w:ins>
      <w:r w:rsidR="008413EF" w:rsidRPr="001F3885">
        <w:t>Antarctic blue whales are frequently found</w:t>
      </w:r>
      <w:ins w:id="289" w:author="Tracey Rogers" w:date="2021-04-15T13:13:00Z">
        <w:r w:rsidR="002B2F24" w:rsidRPr="002B2F24">
          <w:t xml:space="preserve"> </w:t>
        </w:r>
        <w:r w:rsidR="002B2F24" w:rsidRPr="001F3885">
          <w:t>south of 70º S</w:t>
        </w:r>
      </w:ins>
      <w:r w:rsidR="008413EF" w:rsidRPr="001F3885">
        <w:t xml:space="preserve"> in the austral summer</w:t>
      </w:r>
      <w:del w:id="290" w:author="Tracey Rogers" w:date="2021-04-15T13:14:00Z">
        <w:r w:rsidR="008413EF" w:rsidRPr="001F3885" w:rsidDel="002B2F24">
          <w:delText>,</w:delText>
        </w:r>
      </w:del>
      <w:r w:rsidR="008413EF" w:rsidRPr="001F3885">
        <w:t xml:space="preserve"> </w:t>
      </w:r>
      <w:del w:id="291" w:author="Tracey Rogers" w:date="2021-04-15T13:13:00Z">
        <w:r w:rsidR="008413EF" w:rsidRPr="001F3885" w:rsidDel="002B2F24">
          <w:delText xml:space="preserve">south of 70º S </w:delText>
        </w:r>
      </w:del>
      <w:r w:rsidR="008413EF" w:rsidRPr="001F3885">
        <w:t xml:space="preserve">where they feed, </w:t>
      </w:r>
      <w:del w:id="292" w:author="Tracey Rogers" w:date="2021-04-15T13:14:00Z">
        <w:r w:rsidR="008413EF" w:rsidRPr="001F3885" w:rsidDel="002B2F24">
          <w:delText xml:space="preserve">and </w:delText>
        </w:r>
      </w:del>
      <w:r w:rsidR="008413EF" w:rsidRPr="001F3885">
        <w:t>in the winter</w:t>
      </w:r>
      <w:del w:id="293" w:author="Tracey Rogers" w:date="2021-04-15T13:14:00Z">
        <w:r w:rsidR="008413EF" w:rsidRPr="001F3885" w:rsidDel="002B2F24">
          <w:delText>,</w:delText>
        </w:r>
      </w:del>
      <w:r w:rsidR="008413EF" w:rsidRPr="001F3885">
        <w:t xml:space="preserve"> </w:t>
      </w:r>
      <w:ins w:id="294" w:author="Tracey Rogers" w:date="2021-04-15T13:08:00Z">
        <w:r>
          <w:t xml:space="preserve">they </w:t>
        </w:r>
      </w:ins>
      <w:r w:rsidR="008413EF" w:rsidRPr="001F3885">
        <w:t xml:space="preserve">migrate to </w:t>
      </w:r>
      <w:ins w:id="295" w:author="Tracey Rogers" w:date="2021-04-15T13:13:00Z">
        <w:r w:rsidR="00E5051A">
          <w:t>low latitude</w:t>
        </w:r>
      </w:ins>
      <w:del w:id="296" w:author="Tracey Rogers" w:date="2021-04-15T13:07:00Z">
        <w:r w:rsidR="008413EF" w:rsidRPr="001F3885" w:rsidDel="007546F2">
          <w:delText>different</w:delText>
        </w:r>
      </w:del>
      <w:r w:rsidR="008413EF" w:rsidRPr="001F3885">
        <w:t xml:space="preserve"> northern locations </w:t>
      </w:r>
      <w:del w:id="297" w:author="Tracey Rogers" w:date="2021-04-15T13:08:00Z">
        <w:r w:rsidR="008413EF" w:rsidRPr="001F3885" w:rsidDel="007546F2">
          <w:delText xml:space="preserve">to calve and mate </w:delText>
        </w:r>
      </w:del>
      <w:r w:rsidR="008413EF" w:rsidRPr="001F3885">
        <w:t xml:space="preserve">(Branch et al. 2007, </w:t>
      </w:r>
      <w:commentRangeStart w:id="298"/>
      <w:commentRangeStart w:id="299"/>
      <w:proofErr w:type="spellStart"/>
      <w:r w:rsidR="008413EF" w:rsidRPr="001F3885">
        <w:t>Samaran</w:t>
      </w:r>
      <w:proofErr w:type="spellEnd"/>
      <w:r w:rsidR="008413EF" w:rsidRPr="001F3885">
        <w:t xml:space="preserve"> et al. 2010</w:t>
      </w:r>
      <w:commentRangeEnd w:id="298"/>
      <w:r>
        <w:rPr>
          <w:rStyle w:val="CommentReference"/>
        </w:rPr>
        <w:commentReference w:id="298"/>
      </w:r>
      <w:commentRangeEnd w:id="299"/>
      <w:r w:rsidR="00E5051A">
        <w:rPr>
          <w:rStyle w:val="CommentReference"/>
        </w:rPr>
        <w:commentReference w:id="299"/>
      </w:r>
      <w:ins w:id="300" w:author="Tracey Rogers" w:date="2021-04-15T13:09:00Z">
        <w:r w:rsidR="00FB2359">
          <w:t xml:space="preserve">; </w:t>
        </w:r>
        <w:commentRangeStart w:id="301"/>
        <w:r w:rsidR="00FB2359">
          <w:t xml:space="preserve">Balcazar et al. **, </w:t>
        </w:r>
      </w:ins>
      <w:commentRangeEnd w:id="301"/>
      <w:ins w:id="302" w:author="Tracey Rogers" w:date="2021-04-15T13:12:00Z">
        <w:r w:rsidR="00E5051A">
          <w:rPr>
            <w:rStyle w:val="CommentReference"/>
          </w:rPr>
          <w:commentReference w:id="301"/>
        </w:r>
      </w:ins>
      <w:commentRangeStart w:id="303"/>
      <w:ins w:id="304" w:author="Tracey Rogers" w:date="2021-04-15T13:09:00Z">
        <w:r w:rsidR="00FB2359">
          <w:t>Double et al. **</w:t>
        </w:r>
        <w:commentRangeEnd w:id="303"/>
        <w:r w:rsidR="00FB2359">
          <w:rPr>
            <w:rStyle w:val="CommentReference"/>
          </w:rPr>
          <w:commentReference w:id="303"/>
        </w:r>
      </w:ins>
      <w:r w:rsidR="008413EF" w:rsidRPr="001F3885">
        <w:t>)</w:t>
      </w:r>
      <w:ins w:id="305" w:author="Tracey Rogers" w:date="2021-04-15T13:08:00Z">
        <w:r w:rsidRPr="007546F2">
          <w:t xml:space="preserve"> </w:t>
        </w:r>
        <w:r>
          <w:t xml:space="preserve">presumably </w:t>
        </w:r>
        <w:r w:rsidRPr="001F3885">
          <w:t>to calve and mate</w:t>
        </w:r>
      </w:ins>
      <w:r w:rsidR="008413EF" w:rsidRPr="001F3885">
        <w:t xml:space="preserve">. Although not all whales migrate as </w:t>
      </w:r>
      <w:proofErr w:type="spellStart"/>
      <w:r w:rsidR="008413EF" w:rsidRPr="001F3885">
        <w:t>Širović</w:t>
      </w:r>
      <w:proofErr w:type="spellEnd"/>
      <w:r w:rsidR="008413EF" w:rsidRPr="001F3885">
        <w:t xml:space="preserve"> et al. (2004) detected Antarctic blue whales calls </w:t>
      </w:r>
      <w:r w:rsidR="008413EF">
        <w:t xml:space="preserve">all </w:t>
      </w:r>
      <w:r w:rsidR="008413EF" w:rsidRPr="001F3885">
        <w:t>year round in the Southern Ocean, in the Antarctic Peninsula</w:t>
      </w:r>
      <w:ins w:id="306" w:author="Tracey Rogers" w:date="2021-04-15T13:14:00Z">
        <w:r w:rsidR="002B2F24">
          <w:t xml:space="preserve"> and Tripovich et al. </w:t>
        </w:r>
      </w:ins>
      <w:ins w:id="307" w:author="Tracey Rogers" w:date="2021-04-15T13:15:00Z">
        <w:r w:rsidR="002B2F24">
          <w:t>(</w:t>
        </w:r>
      </w:ins>
      <w:ins w:id="308" w:author="Tracey Rogers" w:date="2021-04-15T13:14:00Z">
        <w:r w:rsidR="002B2F24">
          <w:t>2015)</w:t>
        </w:r>
      </w:ins>
      <w:ins w:id="309" w:author="Tracey Rogers" w:date="2021-04-15T13:15:00Z">
        <w:r w:rsidR="002B2F24">
          <w:t xml:space="preserve"> found blue whale</w:t>
        </w:r>
      </w:ins>
      <w:ins w:id="310" w:author="Tracey Rogers" w:date="2021-04-15T13:16:00Z">
        <w:r w:rsidR="00EC1D78">
          <w:t xml:space="preserve"> call</w:t>
        </w:r>
      </w:ins>
      <w:ins w:id="311" w:author="Tracey Rogers" w:date="2021-04-15T13:15:00Z">
        <w:r w:rsidR="002B2F24">
          <w:t xml:space="preserve">s </w:t>
        </w:r>
      </w:ins>
      <w:ins w:id="312" w:author="Tracey Rogers" w:date="2021-04-15T13:16:00Z">
        <w:r w:rsidR="00EC1D78">
          <w:t xml:space="preserve">all year round </w:t>
        </w:r>
      </w:ins>
      <w:ins w:id="313" w:author="Tracey Rogers" w:date="2021-04-15T13:15:00Z">
        <w:r w:rsidR="002B2F24">
          <w:t xml:space="preserve">in </w:t>
        </w:r>
      </w:ins>
      <w:ins w:id="314" w:author="Tracey Rogers" w:date="2021-04-15T13:16:00Z">
        <w:r w:rsidR="00293856">
          <w:t>southern Australian waters off</w:t>
        </w:r>
      </w:ins>
      <w:ins w:id="315" w:author="Tracey Rogers" w:date="2021-04-15T13:15:00Z">
        <w:r w:rsidR="002B2F24">
          <w:t xml:space="preserve"> Portland</w:t>
        </w:r>
      </w:ins>
      <w:r w:rsidR="008413EF" w:rsidRPr="001F3885">
        <w:t xml:space="preserve">. The proportion of the blue whale population that migrates remains unclear. Pygmy blue whales are the most common </w:t>
      </w:r>
      <w:ins w:id="316" w:author="Tracey Rogers" w:date="2021-04-15T13:17:00Z">
        <w:r w:rsidR="00EC1D78">
          <w:t xml:space="preserve">subspecies </w:t>
        </w:r>
      </w:ins>
      <w:r w:rsidR="008413EF" w:rsidRPr="001F3885">
        <w:t xml:space="preserve">in the Indian </w:t>
      </w:r>
      <w:del w:id="317" w:author="Tracey Rogers" w:date="2021-04-15T13:19:00Z">
        <w:r w:rsidR="008413EF" w:rsidRPr="001F3885" w:rsidDel="0049096A">
          <w:delText>Ocean,</w:delText>
        </w:r>
      </w:del>
      <w:ins w:id="318" w:author="Tracey Rogers" w:date="2021-04-15T13:19:00Z">
        <w:r w:rsidR="0049096A" w:rsidRPr="001F3885">
          <w:t>Ocean;</w:t>
        </w:r>
      </w:ins>
      <w:r w:rsidR="008413EF" w:rsidRPr="001F3885">
        <w:t xml:space="preserve"> </w:t>
      </w:r>
      <w:del w:id="319" w:author="Tracey Rogers" w:date="2021-04-15T13:19:00Z">
        <w:r w:rsidR="008413EF" w:rsidRPr="001F3885" w:rsidDel="000C3D90">
          <w:delText>however</w:delText>
        </w:r>
      </w:del>
      <w:ins w:id="320" w:author="Tracey Rogers" w:date="2021-04-15T13:19:00Z">
        <w:r w:rsidR="000C3D90" w:rsidRPr="001F3885">
          <w:t>however,</w:t>
        </w:r>
      </w:ins>
      <w:r w:rsidR="008413EF" w:rsidRPr="001F3885">
        <w:t xml:space="preserve"> their movement and migration pattern</w:t>
      </w:r>
      <w:ins w:id="321" w:author="Tracey Rogers" w:date="2021-04-15T13:18:00Z">
        <w:r w:rsidR="0049096A">
          <w:t>s</w:t>
        </w:r>
      </w:ins>
      <w:r w:rsidR="008413EF" w:rsidRPr="001F3885">
        <w:t xml:space="preserve"> are poorly </w:t>
      </w:r>
      <w:del w:id="322" w:author="Tracey Rogers" w:date="2021-04-15T13:17:00Z">
        <w:r w:rsidR="008413EF" w:rsidRPr="001F3885" w:rsidDel="0049096A">
          <w:delText xml:space="preserve">known </w:delText>
        </w:r>
      </w:del>
      <w:ins w:id="323" w:author="Tracey Rogers" w:date="2021-04-15T13:17:00Z">
        <w:r w:rsidR="0049096A">
          <w:t>underst</w:t>
        </w:r>
      </w:ins>
      <w:ins w:id="324" w:author="Tracey Rogers" w:date="2021-04-15T13:18:00Z">
        <w:r w:rsidR="0049096A">
          <w:t>ood</w:t>
        </w:r>
      </w:ins>
      <w:ins w:id="325" w:author="Tracey Rogers" w:date="2021-04-15T13:17:00Z">
        <w:r w:rsidR="0049096A" w:rsidRPr="001F3885">
          <w:t xml:space="preserve"> </w:t>
        </w:r>
      </w:ins>
      <w:r w:rsidR="008413EF" w:rsidRPr="001F3885">
        <w:t>(</w:t>
      </w:r>
      <w:proofErr w:type="spellStart"/>
      <w:r w:rsidR="008413EF" w:rsidRPr="001F3885">
        <w:t>Samaran</w:t>
      </w:r>
      <w:proofErr w:type="spellEnd"/>
      <w:r w:rsidR="008413EF" w:rsidRPr="001F3885">
        <w:t xml:space="preserve"> et al. 2013, Leroy et al. 2018, McDonald et al. 2006). Sri Lankan, Madagascan and Australian blue whale calls are recorded</w:t>
      </w:r>
      <w:commentRangeStart w:id="326"/>
      <w:r w:rsidR="008413EF" w:rsidRPr="001F3885">
        <w:t xml:space="preserve"> all through the Indian Ocean</w:t>
      </w:r>
      <w:commentRangeEnd w:id="326"/>
      <w:r w:rsidR="000C3D90">
        <w:rPr>
          <w:rStyle w:val="CommentReference"/>
        </w:rPr>
        <w:commentReference w:id="326"/>
      </w:r>
      <w:r w:rsidR="008413EF" w:rsidRPr="001F3885">
        <w:t xml:space="preserve">, which confirms the importance of the Indian Ocean for the pygmy blue whales. Sri Lankan blue whale calls are detected mostly in the northern Indian Ocean. Anderson et al. (2012a) suggest that the Sri Lankan whales feed in the Arabian Sea, off the coasts of Somalia and the Arabian Peninsula, from May to October during the intense upwelling due to the southwest monsoon. They then migrate to the east coast of Sri Lanka, off the western Maldives, to catch the other upwelling associated with the northeast monsoon during </w:t>
      </w:r>
      <w:r w:rsidR="008413EF" w:rsidRPr="001F3885">
        <w:lastRenderedPageBreak/>
        <w:t xml:space="preserve">December to March. </w:t>
      </w:r>
      <w:proofErr w:type="spellStart"/>
      <w:r w:rsidR="008413EF" w:rsidRPr="001F3885">
        <w:t>Samaran</w:t>
      </w:r>
      <w:proofErr w:type="spellEnd"/>
      <w:r w:rsidR="008413EF" w:rsidRPr="001F3885">
        <w:t xml:space="preserve"> et al. (2013) recorded the Madagascan blue whale calls at Crozet Island (in the sub-Antarctic Indian Ocean) from January to June, and north of Diego Garcia in Autumn. This suggests a migration pattern from sub-tropical to sub-Antarctic during summer. Australian whales move between Australia and Indonesia, satellite-linked tracked individuals, initially tagged off the southeast coast of Australia in summer, migrated north to Indonesian waters during the austral winter (Double et al. 2014). However, preliminary reports of occurrence of DG whale calls suggests these whales may have a different migration pattern, rather than moving north-south, as the other blue whales do, that instead they migrate from east-to- west.  </w:t>
      </w:r>
    </w:p>
    <w:p w14:paraId="3B77F36F" w14:textId="77777777" w:rsidR="00A0151D" w:rsidRDefault="00A0151D" w:rsidP="003B017A">
      <w:pPr>
        <w:spacing w:line="480" w:lineRule="auto"/>
        <w:rPr>
          <w:ins w:id="327" w:author="Tracey Rogers" w:date="2021-04-15T15:43:00Z"/>
        </w:rPr>
      </w:pPr>
    </w:p>
    <w:p w14:paraId="4E26BE4A" w14:textId="496B7BC4" w:rsidR="00FB1F18" w:rsidRDefault="003B017A" w:rsidP="003B017A">
      <w:pPr>
        <w:spacing w:line="480" w:lineRule="auto"/>
        <w:rPr>
          <w:ins w:id="328" w:author="Tracey Rogers" w:date="2021-04-15T12:28:00Z"/>
        </w:rPr>
      </w:pPr>
      <w:ins w:id="329" w:author="Tracey Rogers" w:date="2021-04-15T12:27:00Z">
        <w:r>
          <w:t xml:space="preserve">As we found the </w:t>
        </w:r>
      </w:ins>
      <w:del w:id="330" w:author="Tracey Rogers" w:date="2021-04-15T12:27:00Z">
        <w:r w:rsidR="00D234B1" w:rsidDel="000A6572">
          <w:delText xml:space="preserve">It is likely that the </w:delText>
        </w:r>
      </w:del>
      <w:r w:rsidR="00D234B1">
        <w:t xml:space="preserve">Chagos-whales </w:t>
      </w:r>
      <w:ins w:id="331" w:author="Tracey Rogers" w:date="2021-04-15T12:29:00Z">
        <w:r w:rsidR="00FB1F18">
          <w:t xml:space="preserve">were </w:t>
        </w:r>
      </w:ins>
      <w:del w:id="332" w:author="Tracey Rogers" w:date="2021-04-15T12:28:00Z">
        <w:r w:rsidR="00D234B1" w:rsidDel="00FB1F18">
          <w:delText xml:space="preserve">are </w:delText>
        </w:r>
      </w:del>
      <w:ins w:id="333" w:author="Tracey Rogers" w:date="2021-04-15T12:27:00Z">
        <w:r w:rsidR="000A6572">
          <w:t xml:space="preserve">present </w:t>
        </w:r>
      </w:ins>
      <w:del w:id="334" w:author="Tracey Rogers" w:date="2021-04-15T12:28:00Z">
        <w:r w:rsidR="00D234B1" w:rsidDel="00FB1F18">
          <w:delText xml:space="preserve">feeding </w:delText>
        </w:r>
        <w:r w:rsidR="008413EF" w:rsidDel="00FB1F18">
          <w:delText>at</w:delText>
        </w:r>
        <w:r w:rsidR="00D234B1" w:rsidDel="00FB1F18">
          <w:delText xml:space="preserve"> the</w:delText>
        </w:r>
        <w:r w:rsidR="008413EF" w:rsidDel="00FB1F18">
          <w:delText xml:space="preserve"> vicinity of</w:delText>
        </w:r>
      </w:del>
      <w:ins w:id="335" w:author="Tracey Rogers" w:date="2021-04-15T12:28:00Z">
        <w:r w:rsidR="00FB1F18">
          <w:t>within the</w:t>
        </w:r>
      </w:ins>
      <w:r w:rsidR="00D234B1">
        <w:t xml:space="preserve"> SE site </w:t>
      </w:r>
      <w:ins w:id="336" w:author="Tracey Rogers" w:date="2021-04-15T12:29:00Z">
        <w:r w:rsidR="00E67D8F">
          <w:t xml:space="preserve">at times </w:t>
        </w:r>
        <w:r w:rsidR="00FB1F18">
          <w:t xml:space="preserve">correlated </w:t>
        </w:r>
        <w:r w:rsidR="00E67D8F">
          <w:t xml:space="preserve">with higher </w:t>
        </w:r>
        <w:r w:rsidR="00FB1F18">
          <w:t>chlorophyte-a concentration</w:t>
        </w:r>
        <w:r w:rsidR="00E67D8F">
          <w:t>s</w:t>
        </w:r>
        <w:r w:rsidR="00FB1F18">
          <w:t xml:space="preserve">, </w:t>
        </w:r>
      </w:ins>
      <w:ins w:id="337" w:author="Tracey Rogers" w:date="2021-04-15T12:30:00Z">
        <w:r w:rsidR="00BE2BB0">
          <w:t xml:space="preserve">it is possible the whales use this region seasonally to feed. </w:t>
        </w:r>
      </w:ins>
      <w:ins w:id="338" w:author="Tracey Rogers" w:date="2021-04-15T12:29:00Z">
        <w:r w:rsidR="00FB1F18">
          <w:t xml:space="preserve">which </w:t>
        </w:r>
        <w:r w:rsidR="00E67D8F">
          <w:t xml:space="preserve">would </w:t>
        </w:r>
        <w:r w:rsidR="00FB1F18">
          <w:t>represent</w:t>
        </w:r>
        <w:r w:rsidR="00E67D8F">
          <w:t xml:space="preserve"> times of greater </w:t>
        </w:r>
        <w:r w:rsidR="00FB1F18">
          <w:t>s the density of blue whale’s main preys</w:t>
        </w:r>
      </w:ins>
    </w:p>
    <w:p w14:paraId="387199E8" w14:textId="513F845C" w:rsidR="00B679AA" w:rsidRDefault="000A6572" w:rsidP="00E46D68">
      <w:pPr>
        <w:spacing w:line="480" w:lineRule="auto"/>
      </w:pPr>
      <w:ins w:id="339" w:author="Tracey Rogers" w:date="2021-04-15T12:28:00Z">
        <w:r>
          <w:t xml:space="preserve">It is possible that </w:t>
        </w:r>
        <w:proofErr w:type="gramStart"/>
        <w:r>
          <w:t xml:space="preserve">the </w:t>
        </w:r>
      </w:ins>
      <w:r w:rsidR="00D234B1">
        <w:t>because</w:t>
      </w:r>
      <w:proofErr w:type="gramEnd"/>
      <w:r w:rsidR="00D234B1">
        <w:t xml:space="preserve"> their occurrence</w:t>
      </w:r>
      <w:r w:rsidR="003C165F">
        <w:t xml:space="preserve"> positively</w:t>
      </w:r>
      <w:del w:id="340" w:author="Tracey Rogers" w:date="2021-04-15T12:28:00Z">
        <w:r w:rsidR="003C165F" w:rsidDel="00FB1F18">
          <w:delText xml:space="preserve"> correlated</w:delText>
        </w:r>
        <w:r w:rsidR="00D234B1" w:rsidDel="00FB1F18">
          <w:delText xml:space="preserve"> to the chlorophyte-a concentration</w:delText>
        </w:r>
        <w:r w:rsidR="003C165F" w:rsidDel="00FB1F18">
          <w:delText>, which represents the density of blue whale’s main preys</w:delText>
        </w:r>
      </w:del>
      <w:r w:rsidR="003C165F">
        <w:t xml:space="preserve">. </w:t>
      </w:r>
      <w:commentRangeStart w:id="341"/>
      <w:del w:id="342" w:author="Tracey Rogers" w:date="2021-04-15T12:14:00Z">
        <w:r w:rsidR="00153B8E" w:rsidDel="006256FD">
          <w:delText>From</w:delText>
        </w:r>
      </w:del>
      <w:commentRangeEnd w:id="341"/>
      <w:r w:rsidR="006256FD">
        <w:rPr>
          <w:rStyle w:val="CommentReference"/>
        </w:rPr>
        <w:commentReference w:id="341"/>
      </w:r>
      <w:del w:id="343" w:author="Tracey Rogers" w:date="2021-04-15T12:14:00Z">
        <w:r w:rsidR="00153B8E" w:rsidDel="006256FD">
          <w:delText xml:space="preserve"> our generalised linear model,</w:delText>
        </w:r>
      </w:del>
      <w:ins w:id="344" w:author="Tracey Rogers" w:date="2021-04-15T12:14:00Z">
        <w:r w:rsidR="006256FD">
          <w:t xml:space="preserve">We </w:t>
        </w:r>
      </w:ins>
      <w:ins w:id="345" w:author="Tracey Rogers" w:date="2021-04-15T12:15:00Z">
        <w:r w:rsidR="006256FD">
          <w:t xml:space="preserve">also </w:t>
        </w:r>
      </w:ins>
      <w:ins w:id="346" w:author="Tracey Rogers" w:date="2021-04-15T12:14:00Z">
        <w:r w:rsidR="006256FD">
          <w:t>show that</w:t>
        </w:r>
      </w:ins>
      <w:r w:rsidR="00153B8E">
        <w:t xml:space="preserve"> </w:t>
      </w:r>
      <w:r w:rsidR="00846E3A">
        <w:t>chlorophyll-a</w:t>
      </w:r>
      <w:r w:rsidR="003C165F">
        <w:t xml:space="preserve"> </w:t>
      </w:r>
      <w:del w:id="347" w:author="Tracey Rogers" w:date="2021-04-15T12:15:00Z">
        <w:r w:rsidR="00153B8E" w:rsidDel="006256FD">
          <w:delText xml:space="preserve">also </w:delText>
        </w:r>
      </w:del>
      <w:r w:rsidR="00153B8E">
        <w:t xml:space="preserve">has a </w:t>
      </w:r>
      <w:del w:id="348" w:author="Tracey Rogers" w:date="2021-04-15T12:15:00Z">
        <w:r w:rsidR="00153B8E" w:rsidDel="006256FD">
          <w:delText xml:space="preserve">significant </w:delText>
        </w:r>
      </w:del>
      <w:ins w:id="349" w:author="Tracey Rogers" w:date="2021-04-15T12:15:00Z">
        <w:r w:rsidR="006256FD">
          <w:t xml:space="preserve">strong influence </w:t>
        </w:r>
      </w:ins>
      <w:r w:rsidR="00153B8E">
        <w:t>impact on the whale presence, however, the coefficient is negative also</w:t>
      </w:r>
      <w:r w:rsidR="0031359A">
        <w:t xml:space="preserve"> the absolute value is</w:t>
      </w:r>
      <w:r w:rsidR="00153B8E">
        <w:t xml:space="preserve"> much smaller comparing to the NW site</w:t>
      </w:r>
      <w:r w:rsidR="00B16216">
        <w:t xml:space="preserve"> (table 2)</w:t>
      </w:r>
      <w:r w:rsidR="00153B8E">
        <w:t>.</w:t>
      </w:r>
      <w:r w:rsidR="0031359A">
        <w:t xml:space="preserve"> The Chagos-whales may not be feeding</w:t>
      </w:r>
      <w:r w:rsidR="008413EF">
        <w:t xml:space="preserve"> at or</w:t>
      </w:r>
      <w:r w:rsidR="0031359A">
        <w:t xml:space="preserve"> near the northern site of Diego Garcia. </w:t>
      </w:r>
      <w:r w:rsidR="00153B8E">
        <w:t xml:space="preserve">The average detections of the Chagos-whales are </w:t>
      </w:r>
      <w:r w:rsidR="00FC26CC">
        <w:t xml:space="preserve">both high at NW and SE sites. We detected on average more than 5 calls per hour at both sites with </w:t>
      </w:r>
      <w:del w:id="350" w:author="Huang Lyra" w:date="2021-04-15T20:29:00Z">
        <w:r w:rsidR="00FC26CC" w:rsidDel="00140338">
          <w:delText xml:space="preserve">seasonal </w:delText>
        </w:r>
      </w:del>
      <w:ins w:id="351" w:author="Huang Lyra" w:date="2021-04-15T20:29:00Z">
        <w:r w:rsidR="00140338">
          <w:t xml:space="preserve">temporal </w:t>
        </w:r>
      </w:ins>
      <w:r w:rsidR="00FC26CC">
        <w:t>difference.</w:t>
      </w:r>
      <w:r w:rsidR="008413EF">
        <w:t xml:space="preserve"> </w:t>
      </w:r>
    </w:p>
    <w:p w14:paraId="66E5933F" w14:textId="207EF7D2" w:rsidR="007251A6" w:rsidRDefault="007251A6" w:rsidP="00EC079A">
      <w:pPr>
        <w:spacing w:line="480" w:lineRule="auto"/>
      </w:pPr>
    </w:p>
    <w:p w14:paraId="41F5FEBE" w14:textId="38E19F4D" w:rsidR="00D43B16" w:rsidRDefault="00D43B16" w:rsidP="00EC079A">
      <w:pPr>
        <w:spacing w:line="480" w:lineRule="auto"/>
        <w:rPr>
          <w:ins w:id="352" w:author="Tracey Rogers" w:date="2021-04-15T13:29:00Z"/>
        </w:rPr>
      </w:pPr>
      <w:commentRangeStart w:id="353"/>
      <w:r>
        <w:t>In brief, the hypothesis tested and developed here is that many Chagos whales are migrating clockwise</w:t>
      </w:r>
      <w:r w:rsidR="00555DB1">
        <w:t xml:space="preserve"> in the equatorial Indian Ocean</w:t>
      </w:r>
      <w:r>
        <w:t xml:space="preserve">. </w:t>
      </w:r>
      <w:commentRangeEnd w:id="353"/>
      <w:r w:rsidR="000C3D90">
        <w:rPr>
          <w:rStyle w:val="CommentReference"/>
        </w:rPr>
        <w:commentReference w:id="353"/>
      </w:r>
      <w:r>
        <w:t>They stay near the southeast of Diego Garcia, potentially to feed</w:t>
      </w:r>
      <w:r w:rsidR="00555DB1">
        <w:t xml:space="preserve"> in</w:t>
      </w:r>
      <w:r w:rsidR="0068795D">
        <w:t xml:space="preserve"> vicinity of</w:t>
      </w:r>
      <w:r w:rsidR="00555DB1">
        <w:t xml:space="preserve"> the highly productive zones</w:t>
      </w:r>
      <w:r>
        <w:t xml:space="preserve">, around June </w:t>
      </w:r>
      <w:r w:rsidR="00555DB1">
        <w:t xml:space="preserve">to November, during the cooler time. They swim to northwest in November/December, </w:t>
      </w:r>
      <w:r w:rsidR="00555DB1">
        <w:lastRenderedPageBreak/>
        <w:t xml:space="preserve">staying till February or March, then </w:t>
      </w:r>
      <w:r w:rsidR="008413EF">
        <w:t xml:space="preserve">maybe </w:t>
      </w:r>
      <w:r w:rsidR="00555DB1">
        <w:t xml:space="preserve">dispersing as north as Laccadive Sea off Sri Lanka or as south as </w:t>
      </w:r>
      <w:r w:rsidR="0065122C">
        <w:t>Kimberley</w:t>
      </w:r>
      <w:r w:rsidR="008413EF">
        <w:t xml:space="preserve"> (ref)</w:t>
      </w:r>
      <w:r w:rsidR="00555DB1">
        <w:t xml:space="preserve">. </w:t>
      </w:r>
    </w:p>
    <w:p w14:paraId="42A90ED6" w14:textId="35664C33" w:rsidR="000509F4" w:rsidRDefault="000509F4" w:rsidP="00EC079A">
      <w:pPr>
        <w:spacing w:line="480" w:lineRule="auto"/>
        <w:rPr>
          <w:ins w:id="354" w:author="Tracey Rogers" w:date="2021-04-15T13:29:00Z"/>
        </w:rPr>
      </w:pPr>
    </w:p>
    <w:p w14:paraId="3086102D" w14:textId="7C7C0BAE" w:rsidR="000509F4" w:rsidDel="00BF2B15" w:rsidRDefault="003E6726" w:rsidP="00EC079A">
      <w:pPr>
        <w:spacing w:line="480" w:lineRule="auto"/>
        <w:rPr>
          <w:del w:id="355" w:author="Tracey Rogers" w:date="2021-04-15T14:55:00Z"/>
        </w:rPr>
      </w:pPr>
      <w:ins w:id="356" w:author="Tracey Rogers" w:date="2021-04-15T14:47:00Z">
        <w:r>
          <w:t>It is important</w:t>
        </w:r>
      </w:ins>
      <w:ins w:id="357" w:author="Tracey Rogers" w:date="2021-04-15T14:48:00Z">
        <w:r>
          <w:t xml:space="preserve"> </w:t>
        </w:r>
      </w:ins>
      <w:ins w:id="358" w:author="Tracey Rogers" w:date="2021-04-15T14:49:00Z">
        <w:r w:rsidR="00794311">
          <w:t>we</w:t>
        </w:r>
      </w:ins>
      <w:ins w:id="359" w:author="Tracey Rogers" w:date="2021-04-15T14:48:00Z">
        <w:r>
          <w:t xml:space="preserve"> u</w:t>
        </w:r>
      </w:ins>
      <w:ins w:id="360" w:author="Tracey Rogers" w:date="2021-04-15T13:30:00Z">
        <w:r w:rsidR="000509F4">
          <w:t xml:space="preserve">nderstand </w:t>
        </w:r>
      </w:ins>
      <w:ins w:id="361" w:author="Tracey Rogers" w:date="2021-04-15T14:51:00Z">
        <w:r w:rsidR="00687D98">
          <w:t xml:space="preserve">how </w:t>
        </w:r>
      </w:ins>
      <w:ins w:id="362" w:author="Tracey Rogers" w:date="2021-04-15T13:30:00Z">
        <w:r w:rsidR="000509F4">
          <w:t xml:space="preserve">the long-term </w:t>
        </w:r>
      </w:ins>
      <w:ins w:id="363" w:author="Tracey Rogers" w:date="2021-04-15T14:51:00Z">
        <w:r w:rsidR="00687D98">
          <w:t xml:space="preserve">warming </w:t>
        </w:r>
      </w:ins>
      <w:ins w:id="364" w:author="Tracey Rogers" w:date="2021-04-15T14:46:00Z">
        <w:r w:rsidR="00A30523">
          <w:t>of</w:t>
        </w:r>
      </w:ins>
      <w:ins w:id="365" w:author="Tracey Rogers" w:date="2021-04-15T13:30:00Z">
        <w:r w:rsidR="000509F4">
          <w:t xml:space="preserve"> the </w:t>
        </w:r>
      </w:ins>
      <w:ins w:id="366" w:author="Tracey Rogers" w:date="2021-04-15T14:46:00Z">
        <w:r w:rsidR="006B4D8B">
          <w:t xml:space="preserve">tropical </w:t>
        </w:r>
      </w:ins>
      <w:ins w:id="367" w:author="Tracey Rogers" w:date="2021-04-15T13:30:00Z">
        <w:r w:rsidR="000509F4">
          <w:t xml:space="preserve">Indian Ocean </w:t>
        </w:r>
      </w:ins>
      <w:ins w:id="368" w:author="Tracey Rogers" w:date="2021-04-15T14:53:00Z">
        <w:r w:rsidR="00722BCB" w:rsidRPr="000509F4">
          <w:t>(</w:t>
        </w:r>
        <w:proofErr w:type="spellStart"/>
        <w:r w:rsidR="00722BCB" w:rsidRPr="000509F4">
          <w:t>Levitus</w:t>
        </w:r>
        <w:proofErr w:type="spellEnd"/>
        <w:r w:rsidR="00722BCB" w:rsidRPr="000509F4">
          <w:t xml:space="preserve"> et al. 2009; </w:t>
        </w:r>
        <w:proofErr w:type="spellStart"/>
        <w:r w:rsidR="00722BCB" w:rsidRPr="000509F4">
          <w:t>Xue</w:t>
        </w:r>
        <w:proofErr w:type="spellEnd"/>
        <w:r w:rsidR="00722BCB" w:rsidRPr="000509F4">
          <w:t xml:space="preserve"> et al. 2012) </w:t>
        </w:r>
      </w:ins>
      <w:ins w:id="369" w:author="Tracey Rogers" w:date="2021-04-15T14:51:00Z">
        <w:r w:rsidR="00687D98">
          <w:t>is i</w:t>
        </w:r>
      </w:ins>
      <w:ins w:id="370" w:author="Tracey Rogers" w:date="2021-04-15T14:52:00Z">
        <w:r w:rsidR="00722BCB">
          <w:t xml:space="preserve">nfluencing </w:t>
        </w:r>
      </w:ins>
      <w:ins w:id="371" w:author="Tracey Rogers" w:date="2021-04-15T14:54:00Z">
        <w:r w:rsidR="00B10146">
          <w:t>its</w:t>
        </w:r>
      </w:ins>
      <w:ins w:id="372" w:author="Tracey Rogers" w:date="2021-04-15T14:51:00Z">
        <w:r w:rsidR="00687D98">
          <w:t xml:space="preserve"> marine </w:t>
        </w:r>
      </w:ins>
      <w:ins w:id="373" w:author="Tracey Rogers" w:date="2021-04-15T14:53:00Z">
        <w:r w:rsidR="00B10146">
          <w:t>life</w:t>
        </w:r>
      </w:ins>
      <w:ins w:id="374" w:author="Tracey Rogers" w:date="2021-04-15T14:54:00Z">
        <w:r w:rsidR="00B10146">
          <w:t>;</w:t>
        </w:r>
      </w:ins>
      <w:ins w:id="375" w:author="Tracey Rogers" w:date="2021-04-15T14:53:00Z">
        <w:r w:rsidR="00B10146">
          <w:t xml:space="preserve"> </w:t>
        </w:r>
      </w:ins>
      <w:ins w:id="376" w:author="Tracey Rogers" w:date="2021-04-15T14:54:00Z">
        <w:r w:rsidR="00E2360C">
          <w:t>given</w:t>
        </w:r>
      </w:ins>
      <w:ins w:id="377" w:author="Tracey Rogers" w:date="2021-04-15T14:45:00Z">
        <w:r w:rsidR="005E1856">
          <w:t xml:space="preserve"> t</w:t>
        </w:r>
      </w:ins>
      <w:ins w:id="378" w:author="Tracey Rogers" w:date="2021-04-15T13:32:00Z">
        <w:r w:rsidR="008369E3">
          <w:t>h</w:t>
        </w:r>
      </w:ins>
      <w:ins w:id="379" w:author="Tracey Rogers" w:date="2021-04-15T14:47:00Z">
        <w:r w:rsidR="00A30523">
          <w:t xml:space="preserve">is region </w:t>
        </w:r>
      </w:ins>
      <w:ins w:id="380" w:author="Tracey Rogers" w:date="2021-04-15T14:48:00Z">
        <w:r w:rsidR="00794311">
          <w:t>ha</w:t>
        </w:r>
      </w:ins>
      <w:ins w:id="381" w:author="Tracey Rogers" w:date="2021-04-15T14:47:00Z">
        <w:r>
          <w:t xml:space="preserve">s </w:t>
        </w:r>
        <w:r w:rsidRPr="000509F4">
          <w:t>warm</w:t>
        </w:r>
      </w:ins>
      <w:ins w:id="382" w:author="Tracey Rogers" w:date="2021-04-15T14:48:00Z">
        <w:r w:rsidR="00794311">
          <w:t>ed</w:t>
        </w:r>
      </w:ins>
      <w:ins w:id="383" w:author="Tracey Rogers" w:date="2021-04-15T14:47:00Z">
        <w:r w:rsidRPr="000509F4">
          <w:t xml:space="preserve"> faster than the</w:t>
        </w:r>
      </w:ins>
      <w:ins w:id="384" w:author="Tracey Rogers" w:date="2021-04-15T14:48:00Z">
        <w:r w:rsidR="00794311">
          <w:t xml:space="preserve"> equivalent</w:t>
        </w:r>
      </w:ins>
      <w:ins w:id="385" w:author="Tracey Rogers" w:date="2021-04-15T14:47:00Z">
        <w:r w:rsidRPr="000509F4">
          <w:t xml:space="preserve"> tropical Pacific and Atlantic </w:t>
        </w:r>
        <w:r>
          <w:t xml:space="preserve">and </w:t>
        </w:r>
      </w:ins>
      <w:ins w:id="386" w:author="Tracey Rogers" w:date="2021-04-15T14:49:00Z">
        <w:r w:rsidR="00B65F42">
          <w:t>th</w:t>
        </w:r>
      </w:ins>
      <w:ins w:id="387" w:author="Tracey Rogers" w:date="2021-04-15T14:52:00Z">
        <w:r w:rsidR="00722BCB">
          <w:t>at th</w:t>
        </w:r>
      </w:ins>
      <w:ins w:id="388" w:author="Tracey Rogers" w:date="2021-04-15T14:54:00Z">
        <w:r w:rsidR="00E2360C">
          <w:t>e</w:t>
        </w:r>
      </w:ins>
      <w:ins w:id="389" w:author="Tracey Rogers" w:date="2021-04-15T14:47:00Z">
        <w:r>
          <w:t xml:space="preserve"> warming </w:t>
        </w:r>
      </w:ins>
      <w:ins w:id="390" w:author="Tracey Rogers" w:date="2021-04-15T14:49:00Z">
        <w:r w:rsidR="00B65F42">
          <w:t>i</w:t>
        </w:r>
      </w:ins>
      <w:ins w:id="391" w:author="Tracey Rogers" w:date="2021-04-15T14:47:00Z">
        <w:r>
          <w:t xml:space="preserve">s </w:t>
        </w:r>
        <w:r w:rsidRPr="000509F4">
          <w:t>accelerat</w:t>
        </w:r>
      </w:ins>
      <w:ins w:id="392" w:author="Tracey Rogers" w:date="2021-04-15T14:50:00Z">
        <w:r w:rsidR="00B65F42">
          <w:t>ing</w:t>
        </w:r>
      </w:ins>
      <w:ins w:id="393" w:author="Tracey Rogers" w:date="2021-04-15T14:47:00Z">
        <w:r w:rsidRPr="000509F4">
          <w:t xml:space="preserve"> (Rayner et al. 2003; </w:t>
        </w:r>
        <w:proofErr w:type="spellStart"/>
        <w:r w:rsidRPr="000509F4">
          <w:t>Hoerling</w:t>
        </w:r>
        <w:proofErr w:type="spellEnd"/>
        <w:r w:rsidRPr="000509F4">
          <w:t xml:space="preserve"> et al. 2012).</w:t>
        </w:r>
      </w:ins>
      <w:ins w:id="394" w:author="Tracey Rogers" w:date="2021-04-15T14:55:00Z">
        <w:r w:rsidR="00E2360C">
          <w:t xml:space="preserve"> Although it is difficult to </w:t>
        </w:r>
        <w:r w:rsidR="00BF2B15">
          <w:t>sustain long-term monitoring studies in remote regions, like the central tropical Indian Ocean, w</w:t>
        </w:r>
      </w:ins>
    </w:p>
    <w:p w14:paraId="042748D8" w14:textId="46BBDE5C" w:rsidR="00D43B16" w:rsidDel="00BF2B15" w:rsidRDefault="00D43B16" w:rsidP="00EC079A">
      <w:pPr>
        <w:spacing w:line="480" w:lineRule="auto"/>
        <w:rPr>
          <w:del w:id="395" w:author="Tracey Rogers" w:date="2021-04-15T14:55:00Z"/>
        </w:rPr>
      </w:pPr>
    </w:p>
    <w:p w14:paraId="1668DDC3" w14:textId="11EBC249" w:rsidR="007251A6" w:rsidRDefault="00B65F42" w:rsidP="007251A6">
      <w:pPr>
        <w:spacing w:line="480" w:lineRule="auto"/>
      </w:pPr>
      <w:ins w:id="396" w:author="Tracey Rogers" w:date="2021-04-15T14:50:00Z">
        <w:r>
          <w:t>e</w:t>
        </w:r>
      </w:ins>
      <w:del w:id="397" w:author="Tracey Rogers" w:date="2021-04-15T14:50:00Z">
        <w:r w:rsidR="00913370" w:rsidRPr="009756E3" w:rsidDel="00B65F42">
          <w:rPr>
            <w:rFonts w:hint="eastAsia"/>
          </w:rPr>
          <w:delText>This study</w:delText>
        </w:r>
      </w:del>
      <w:r w:rsidR="00913370" w:rsidRPr="009756E3">
        <w:rPr>
          <w:rFonts w:hint="eastAsia"/>
        </w:rPr>
        <w:t xml:space="preserve"> </w:t>
      </w:r>
      <w:r w:rsidR="00913370" w:rsidRPr="009756E3">
        <w:t>demonstrate</w:t>
      </w:r>
      <w:ins w:id="398" w:author="Tracey Rogers" w:date="2021-04-15T14:50:00Z">
        <w:r>
          <w:t xml:space="preserve"> how</w:t>
        </w:r>
      </w:ins>
      <w:del w:id="399" w:author="Tracey Rogers" w:date="2021-04-15T14:50:00Z">
        <w:r w:rsidR="00913370" w:rsidRPr="009756E3" w:rsidDel="00B65F42">
          <w:delText>s</w:delText>
        </w:r>
      </w:del>
      <w:r w:rsidR="00913370" w:rsidRPr="009756E3">
        <w:rPr>
          <w:rFonts w:hint="eastAsia"/>
        </w:rPr>
        <w:t xml:space="preserve"> continuous multiyear acoustic surveillance</w:t>
      </w:r>
      <w:del w:id="400" w:author="Tracey Rogers" w:date="2021-04-15T14:50:00Z">
        <w:r w:rsidR="00913370" w:rsidDel="00B65F42">
          <w:delText>,</w:delText>
        </w:r>
      </w:del>
      <w:r w:rsidR="00913370" w:rsidRPr="009756E3">
        <w:rPr>
          <w:rFonts w:hint="eastAsia"/>
        </w:rPr>
        <w:t xml:space="preserve"> reveal</w:t>
      </w:r>
      <w:ins w:id="401" w:author="Tracey Rogers" w:date="2021-04-15T14:50:00Z">
        <w:r>
          <w:t xml:space="preserve">s </w:t>
        </w:r>
      </w:ins>
      <w:ins w:id="402" w:author="Tracey Rogers" w:date="2021-04-15T14:56:00Z">
        <w:r w:rsidR="00BF2B15">
          <w:t>th</w:t>
        </w:r>
      </w:ins>
      <w:ins w:id="403" w:author="Tracey Rogers" w:date="2021-04-15T14:59:00Z">
        <w:r w:rsidR="00224F2A">
          <w:t>at</w:t>
        </w:r>
      </w:ins>
      <w:ins w:id="404" w:author="Tracey Rogers" w:date="2021-04-15T15:00:00Z">
        <w:r w:rsidR="00224F2A">
          <w:t xml:space="preserve"> pygmy</w:t>
        </w:r>
      </w:ins>
      <w:ins w:id="405" w:author="Tracey Rogers" w:date="2021-04-15T14:56:00Z">
        <w:r w:rsidR="00BF2B15">
          <w:t xml:space="preserve"> </w:t>
        </w:r>
      </w:ins>
      <w:ins w:id="406" w:author="Tracey Rogers" w:date="2021-04-15T14:58:00Z">
        <w:r w:rsidR="00AA57A2">
          <w:t xml:space="preserve">blue whales </w:t>
        </w:r>
      </w:ins>
      <w:del w:id="407" w:author="Tracey Rogers" w:date="2021-04-15T14:50:00Z">
        <w:r w:rsidR="00913370" w:rsidRPr="009756E3" w:rsidDel="00B65F42">
          <w:rPr>
            <w:rFonts w:hint="eastAsia"/>
          </w:rPr>
          <w:delText>ing</w:delText>
        </w:r>
      </w:del>
      <w:ins w:id="408" w:author="Tracey Rogers" w:date="2021-04-15T14:50:00Z">
        <w:r>
          <w:t>change</w:t>
        </w:r>
      </w:ins>
      <w:ins w:id="409" w:author="Tracey Rogers" w:date="2021-04-15T14:56:00Z">
        <w:r w:rsidR="0020595B">
          <w:t xml:space="preserve"> </w:t>
        </w:r>
      </w:ins>
      <w:ins w:id="410" w:author="Tracey Rogers" w:date="2021-04-15T14:58:00Z">
        <w:r w:rsidR="00AA57A2">
          <w:t>the</w:t>
        </w:r>
      </w:ins>
      <w:ins w:id="411" w:author="Tracey Rogers" w:date="2021-04-15T14:56:00Z">
        <w:r w:rsidR="0020595B">
          <w:t xml:space="preserve"> timing of</w:t>
        </w:r>
      </w:ins>
      <w:ins w:id="412" w:author="Tracey Rogers" w:date="2021-04-15T14:59:00Z">
        <w:r w:rsidR="00224F2A">
          <w:t xml:space="preserve"> their</w:t>
        </w:r>
      </w:ins>
      <w:ins w:id="413" w:author="Tracey Rogers" w:date="2021-04-15T14:56:00Z">
        <w:r w:rsidR="0020595B">
          <w:t xml:space="preserve"> migration</w:t>
        </w:r>
      </w:ins>
      <w:ins w:id="414" w:author="Tracey Rogers" w:date="2021-04-15T15:00:00Z">
        <w:r w:rsidR="00822317">
          <w:t xml:space="preserve"> from year to year,</w:t>
        </w:r>
      </w:ins>
      <w:ins w:id="415" w:author="Tracey Rogers" w:date="2021-04-15T14:56:00Z">
        <w:r w:rsidR="0020595B">
          <w:t xml:space="preserve"> and </w:t>
        </w:r>
      </w:ins>
      <w:ins w:id="416" w:author="Tracey Rogers" w:date="2021-04-15T14:58:00Z">
        <w:r w:rsidR="000D22DC">
          <w:t>that</w:t>
        </w:r>
      </w:ins>
      <w:ins w:id="417" w:author="Tracey Rogers" w:date="2021-04-15T14:56:00Z">
        <w:r w:rsidR="0020595B">
          <w:t xml:space="preserve"> </w:t>
        </w:r>
      </w:ins>
      <w:ins w:id="418" w:author="Tracey Rogers" w:date="2021-04-15T15:00:00Z">
        <w:r w:rsidR="00224F2A">
          <w:t xml:space="preserve">local </w:t>
        </w:r>
      </w:ins>
      <w:del w:id="419" w:author="Tracey Rogers" w:date="2021-04-15T14:56:00Z">
        <w:r w:rsidR="00913370" w:rsidRPr="009756E3" w:rsidDel="0020595B">
          <w:rPr>
            <w:rFonts w:hint="eastAsia"/>
          </w:rPr>
          <w:delText xml:space="preserve"> </w:delText>
        </w:r>
        <w:r w:rsidR="00913370" w:rsidDel="0020595B">
          <w:delText>habitat use shifting</w:delText>
        </w:r>
        <w:r w:rsidR="00913370" w:rsidRPr="009756E3" w:rsidDel="0020595B">
          <w:rPr>
            <w:rFonts w:hint="eastAsia"/>
          </w:rPr>
          <w:delText xml:space="preserve"> during </w:delText>
        </w:r>
      </w:del>
      <w:r w:rsidR="00913370" w:rsidRPr="009756E3">
        <w:rPr>
          <w:rFonts w:hint="eastAsia"/>
        </w:rPr>
        <w:t xml:space="preserve">environmental </w:t>
      </w:r>
      <w:ins w:id="420" w:author="Tracey Rogers" w:date="2021-04-15T14:59:00Z">
        <w:r w:rsidR="000D22DC">
          <w:t>conditions may</w:t>
        </w:r>
        <w:r w:rsidR="0089452F">
          <w:t xml:space="preserve"> </w:t>
        </w:r>
        <w:r w:rsidR="000D22DC">
          <w:t>be implicated</w:t>
        </w:r>
      </w:ins>
      <w:del w:id="421" w:author="Tracey Rogers" w:date="2021-04-15T15:00:00Z">
        <w:r w:rsidR="00913370" w:rsidRPr="009756E3" w:rsidDel="00224F2A">
          <w:rPr>
            <w:rFonts w:hint="eastAsia"/>
          </w:rPr>
          <w:delText>change</w:delText>
        </w:r>
      </w:del>
      <w:r w:rsidR="00913370" w:rsidRPr="009756E3">
        <w:rPr>
          <w:rFonts w:hint="eastAsia"/>
        </w:rPr>
        <w:t>.</w:t>
      </w:r>
      <w:r w:rsidR="00913370">
        <w:t xml:space="preserve"> </w:t>
      </w:r>
      <w:r w:rsidR="007251A6">
        <w:t>The migration pattern of the pygmy blue whales is poorly known in the Indian Ocean (ref). Understanding the migration pattern will help model the distribution of these whales and assist the prediction of whale presences into the future. It can also benefit conservation managers to develop strategies for wildlife protection (i.e., establishment of marine protected area). Studying the movement of the DG whales’ movement will give an insight into this newly discovered population of blue whales (Leroy et al., 2021).</w:t>
      </w:r>
    </w:p>
    <w:p w14:paraId="019E53C6" w14:textId="13A9F013" w:rsidR="004E2797" w:rsidRDefault="004E2797">
      <w:r>
        <w:br w:type="page"/>
      </w:r>
    </w:p>
    <w:p w14:paraId="409486AF" w14:textId="48E7D9E0" w:rsidR="004E2797" w:rsidRDefault="004E2797" w:rsidP="00093086">
      <w:pPr>
        <w:spacing w:line="480" w:lineRule="auto"/>
      </w:pPr>
      <w:r>
        <w:lastRenderedPageBreak/>
        <w:t>Acknowledgement</w:t>
      </w:r>
    </w:p>
    <w:p w14:paraId="195D28C7" w14:textId="77777777" w:rsidR="004E2797" w:rsidRDefault="004E2797">
      <w:r>
        <w:br w:type="page"/>
      </w:r>
    </w:p>
    <w:p w14:paraId="6724C1CA" w14:textId="51CEA946" w:rsidR="00093086" w:rsidRDefault="004E2797" w:rsidP="009C3D85">
      <w:pPr>
        <w:spacing w:line="480" w:lineRule="auto"/>
      </w:pPr>
      <w:r>
        <w:lastRenderedPageBreak/>
        <w:t>References</w:t>
      </w:r>
    </w:p>
    <w:p w14:paraId="1F2D7307" w14:textId="77777777" w:rsidR="00350853" w:rsidRPr="00350853" w:rsidRDefault="009C3D85" w:rsidP="00350853">
      <w:pPr>
        <w:pStyle w:val="EndNoteBibliography"/>
        <w:ind w:left="720" w:hanging="720"/>
        <w:rPr>
          <w:noProof/>
        </w:rPr>
      </w:pPr>
      <w:r>
        <w:fldChar w:fldCharType="begin"/>
      </w:r>
      <w:r>
        <w:instrText xml:space="preserve"> ADDIN EN.REFLIST </w:instrText>
      </w:r>
      <w:r>
        <w:fldChar w:fldCharType="separate"/>
      </w:r>
      <w:r w:rsidR="00350853" w:rsidRPr="00350853">
        <w:rPr>
          <w:noProof/>
        </w:rPr>
        <w:t xml:space="preserve">Anderson, R. C., Branch, T., Alagiyawadu, A., Baldwin, R., &amp; Marsac, F. (2012, 01/01). Seasonal distribution, movements and taxonomie status of blue whales (Balaenoptera musculus) in the northern Indian Ocean. </w:t>
      </w:r>
      <w:r w:rsidR="00350853" w:rsidRPr="00350853">
        <w:rPr>
          <w:i/>
          <w:noProof/>
        </w:rPr>
        <w:t>Journal of Cetacean Research and Management, 12</w:t>
      </w:r>
      <w:r w:rsidR="00350853" w:rsidRPr="00350853">
        <w:rPr>
          <w:noProof/>
        </w:rPr>
        <w:t xml:space="preserve">, 203-218. </w:t>
      </w:r>
    </w:p>
    <w:p w14:paraId="52EE30C6" w14:textId="77777777" w:rsidR="00350853" w:rsidRPr="00350853" w:rsidRDefault="00350853" w:rsidP="00350853">
      <w:pPr>
        <w:pStyle w:val="EndNoteBibliography"/>
        <w:rPr>
          <w:noProof/>
        </w:rPr>
      </w:pPr>
    </w:p>
    <w:p w14:paraId="61D3E780" w14:textId="1882F9E9" w:rsidR="00350853" w:rsidRPr="00350853" w:rsidRDefault="00350853" w:rsidP="00350853">
      <w:pPr>
        <w:pStyle w:val="EndNoteBibliography"/>
        <w:ind w:left="720" w:hanging="720"/>
        <w:rPr>
          <w:noProof/>
        </w:rPr>
      </w:pPr>
      <w:r w:rsidRPr="00350853">
        <w:rPr>
          <w:noProof/>
        </w:rPr>
        <w:t xml:space="preserve">Balcazar, N. E., Tripovich, J. S., Klinck, H., Nieukirk, S. L., Mellinger, D. K., Dziak, R. P., &amp; Rogers, T. L. (2015). Calls reveal population structure of blue whales across the southeast Indian Ocean and the southwest Pacific Ocean. </w:t>
      </w:r>
      <w:r w:rsidRPr="00350853">
        <w:rPr>
          <w:i/>
          <w:noProof/>
        </w:rPr>
        <w:t>Journal of Mammalogy, 96</w:t>
      </w:r>
      <w:r w:rsidRPr="00350853">
        <w:rPr>
          <w:noProof/>
        </w:rPr>
        <w:t xml:space="preserve">(6), 1184-1193. </w:t>
      </w:r>
      <w:hyperlink r:id="rId19" w:history="1">
        <w:r w:rsidRPr="00350853">
          <w:rPr>
            <w:rStyle w:val="Hyperlink"/>
            <w:noProof/>
          </w:rPr>
          <w:t>https://doi.org/10.1093/jmammal/gyv126</w:t>
        </w:r>
      </w:hyperlink>
      <w:r w:rsidRPr="00350853">
        <w:rPr>
          <w:noProof/>
        </w:rPr>
        <w:t xml:space="preserve"> </w:t>
      </w:r>
    </w:p>
    <w:p w14:paraId="5164FBF1" w14:textId="77777777" w:rsidR="00350853" w:rsidRPr="00350853" w:rsidRDefault="00350853" w:rsidP="00350853">
      <w:pPr>
        <w:pStyle w:val="EndNoteBibliography"/>
        <w:rPr>
          <w:noProof/>
        </w:rPr>
      </w:pPr>
    </w:p>
    <w:p w14:paraId="7B914362" w14:textId="00A42D64" w:rsidR="00350853" w:rsidRPr="00350853" w:rsidRDefault="00350853" w:rsidP="00350853">
      <w:pPr>
        <w:pStyle w:val="EndNoteBibliography"/>
        <w:ind w:left="720" w:hanging="720"/>
        <w:rPr>
          <w:noProof/>
        </w:rPr>
      </w:pPr>
      <w:r w:rsidRPr="00350853">
        <w:rPr>
          <w:noProof/>
        </w:rPr>
        <w:t xml:space="preserve">Branch, T. A., Stafford, K. M., Palacios, D. M., Allison, C., Bannister, J. L., Burton, C. L. K., Cabrera, E., Carlson, C. A., Galletti Vernazzani, B., Gill, P. C., Hucke-Gaete, R., Jenner, K. C. S., Jenner, M. N. M., Matsuoka, K., Mikhalev, Y. A., Miyashita, T., Morrice, M. G., Nishiwaki, S., Sturrock, V. J., Tormosov, D., Anderson, R. C., Baker, A. N., Best, P. B., Borsa, P., Brownell Jr, R. L., Childerhouse, S., Findlay, K. P., Gerrodette, T., Ilangakoon, A. D., Joergensen, M., Kahn, B., Ljungblad, D. K., Maughan, B., McCauley, R. D., McKay, S., Norris, T. F., Rankin, S., Samaran, F., Thiele, D., Van Waerebeek, K., &amp; Warneke, R. M. (2007). Past and present distribution, densities and movements of blue whales Balaenoptera musculus in the Southern Hemisphere and northern Indian Ocean. </w:t>
      </w:r>
      <w:r w:rsidRPr="00350853">
        <w:rPr>
          <w:i/>
          <w:noProof/>
        </w:rPr>
        <w:t>Mammal Review, 37</w:t>
      </w:r>
      <w:r w:rsidRPr="00350853">
        <w:rPr>
          <w:noProof/>
        </w:rPr>
        <w:t xml:space="preserve">(2), 116-175. </w:t>
      </w:r>
      <w:hyperlink r:id="rId20" w:history="1">
        <w:r w:rsidRPr="00350853">
          <w:rPr>
            <w:rStyle w:val="Hyperlink"/>
            <w:noProof/>
          </w:rPr>
          <w:t>https://doi.org/10.1111/j.1365-2907.2007.00106.x</w:t>
        </w:r>
      </w:hyperlink>
      <w:r w:rsidRPr="00350853">
        <w:rPr>
          <w:noProof/>
        </w:rPr>
        <w:t xml:space="preserve"> </w:t>
      </w:r>
    </w:p>
    <w:p w14:paraId="4E269C46" w14:textId="77777777" w:rsidR="00350853" w:rsidRPr="00350853" w:rsidRDefault="00350853" w:rsidP="00350853">
      <w:pPr>
        <w:pStyle w:val="EndNoteBibliography"/>
        <w:rPr>
          <w:noProof/>
        </w:rPr>
      </w:pPr>
    </w:p>
    <w:p w14:paraId="47845EE1" w14:textId="0090602C" w:rsidR="00350853" w:rsidRPr="00350853" w:rsidRDefault="00350853" w:rsidP="00350853">
      <w:pPr>
        <w:pStyle w:val="EndNoteBibliography"/>
        <w:ind w:left="720" w:hanging="720"/>
        <w:rPr>
          <w:noProof/>
        </w:rPr>
      </w:pPr>
      <w:r w:rsidRPr="00350853">
        <w:rPr>
          <w:noProof/>
        </w:rPr>
        <w:t xml:space="preserve">Cerchio, S., Willson, A., Leroy, E., Muirhead, C., Al Harthi, S., Baldwin, R., Cholewiak, D., Collins, T., Minton, G., Rasoloarijao, T., Rogers, T., &amp; Sarrouf Willson, M. (2020). A new blue whale song-type described for the Arabian Sea and Western Indian Ocean. </w:t>
      </w:r>
      <w:r w:rsidRPr="00350853">
        <w:rPr>
          <w:i/>
          <w:noProof/>
        </w:rPr>
        <w:t>Endangered Species Research, 43</w:t>
      </w:r>
      <w:r w:rsidRPr="00350853">
        <w:rPr>
          <w:noProof/>
        </w:rPr>
        <w:t xml:space="preserve">, 495-515. </w:t>
      </w:r>
      <w:hyperlink r:id="rId21" w:history="1">
        <w:r w:rsidRPr="00350853">
          <w:rPr>
            <w:rStyle w:val="Hyperlink"/>
            <w:noProof/>
          </w:rPr>
          <w:t>https://doi.org/10.3354/esr01096</w:t>
        </w:r>
      </w:hyperlink>
      <w:r w:rsidRPr="00350853">
        <w:rPr>
          <w:noProof/>
        </w:rPr>
        <w:t xml:space="preserve"> </w:t>
      </w:r>
    </w:p>
    <w:p w14:paraId="667D1F38" w14:textId="77777777" w:rsidR="00350853" w:rsidRPr="00350853" w:rsidRDefault="00350853" w:rsidP="00350853">
      <w:pPr>
        <w:pStyle w:val="EndNoteBibliography"/>
        <w:rPr>
          <w:noProof/>
        </w:rPr>
      </w:pPr>
    </w:p>
    <w:p w14:paraId="43BF99E0" w14:textId="5901699D" w:rsidR="00350853" w:rsidRPr="00350853" w:rsidRDefault="00350853" w:rsidP="00350853">
      <w:pPr>
        <w:pStyle w:val="EndNoteBibliography"/>
        <w:ind w:left="720" w:hanging="720"/>
        <w:rPr>
          <w:noProof/>
        </w:rPr>
      </w:pPr>
      <w:r w:rsidRPr="00350853">
        <w:rPr>
          <w:noProof/>
        </w:rPr>
        <w:t xml:space="preserve">Charif, R. A., Shiu, Y., Muirhead, C. A., Clark, C. W., Parks, S. E., &amp; Rice, A. N. (2020). Phenological changes in North Atlantic right whale habitat use in Massachusetts Bay. </w:t>
      </w:r>
      <w:r w:rsidRPr="00350853">
        <w:rPr>
          <w:i/>
          <w:noProof/>
        </w:rPr>
        <w:t>Global Change Biology, 26</w:t>
      </w:r>
      <w:r w:rsidRPr="00350853">
        <w:rPr>
          <w:noProof/>
        </w:rPr>
        <w:t xml:space="preserve">(2), 734-745. </w:t>
      </w:r>
      <w:hyperlink r:id="rId22" w:history="1">
        <w:r w:rsidRPr="00350853">
          <w:rPr>
            <w:rStyle w:val="Hyperlink"/>
            <w:noProof/>
          </w:rPr>
          <w:t>https://doi.org/10.1111/gcb.14867</w:t>
        </w:r>
      </w:hyperlink>
      <w:r w:rsidRPr="00350853">
        <w:rPr>
          <w:noProof/>
        </w:rPr>
        <w:t xml:space="preserve"> </w:t>
      </w:r>
    </w:p>
    <w:p w14:paraId="28696FFC" w14:textId="77777777" w:rsidR="00350853" w:rsidRPr="00350853" w:rsidRDefault="00350853" w:rsidP="00350853">
      <w:pPr>
        <w:pStyle w:val="EndNoteBibliography"/>
        <w:rPr>
          <w:noProof/>
        </w:rPr>
      </w:pPr>
    </w:p>
    <w:p w14:paraId="1A674A81" w14:textId="7E1D80F5" w:rsidR="00350853" w:rsidRPr="00350853" w:rsidRDefault="00350853" w:rsidP="00350853">
      <w:pPr>
        <w:pStyle w:val="EndNoteBibliography"/>
        <w:ind w:left="720" w:hanging="720"/>
        <w:rPr>
          <w:noProof/>
        </w:rPr>
      </w:pPr>
      <w:r w:rsidRPr="00350853">
        <w:rPr>
          <w:noProof/>
        </w:rPr>
        <w:t>Double, M. C., Andrews-Goff, V., Jenner, K. C. S., Jenner, M.-N., Laverick, S. M., Branch, T. A., &amp; Gales, N. J. (2014). Migratory Movements of Pygmy Blue Whales (Balaenoptera musculus brevicauda) between Australia and Indonesia as Revealed by Satellite Telemetry.</w:t>
      </w:r>
      <w:r w:rsidRPr="00350853">
        <w:rPr>
          <w:i/>
          <w:noProof/>
        </w:rPr>
        <w:t xml:space="preserve"> 9</w:t>
      </w:r>
      <w:r w:rsidRPr="00350853">
        <w:rPr>
          <w:noProof/>
        </w:rPr>
        <w:t xml:space="preserve">(4), e93578. </w:t>
      </w:r>
      <w:hyperlink r:id="rId23" w:history="1">
        <w:r w:rsidRPr="00350853">
          <w:rPr>
            <w:rStyle w:val="Hyperlink"/>
            <w:noProof/>
          </w:rPr>
          <w:t>https://doi.org/10.1371/journal.pone.0093578</w:t>
        </w:r>
      </w:hyperlink>
      <w:r w:rsidRPr="00350853">
        <w:rPr>
          <w:noProof/>
        </w:rPr>
        <w:t xml:space="preserve"> </w:t>
      </w:r>
    </w:p>
    <w:p w14:paraId="6B42EAC8" w14:textId="77777777" w:rsidR="00350853" w:rsidRPr="00350853" w:rsidRDefault="00350853" w:rsidP="00350853">
      <w:pPr>
        <w:pStyle w:val="EndNoteBibliography"/>
        <w:rPr>
          <w:noProof/>
        </w:rPr>
      </w:pPr>
    </w:p>
    <w:p w14:paraId="0CC0944C" w14:textId="77777777" w:rsidR="00350853" w:rsidRPr="00350853" w:rsidRDefault="00350853" w:rsidP="00350853">
      <w:pPr>
        <w:pStyle w:val="EndNoteBibliography"/>
        <w:ind w:left="720" w:hanging="720"/>
        <w:rPr>
          <w:noProof/>
        </w:rPr>
      </w:pPr>
      <w:r w:rsidRPr="00350853">
        <w:rPr>
          <w:noProof/>
        </w:rPr>
        <w:t xml:space="preserve">Hanson, J. (2001, 10/01). Initial Analysis of Data From the New Diego Garcia Hydroacoustic Station. 12. </w:t>
      </w:r>
    </w:p>
    <w:p w14:paraId="259B36AC" w14:textId="77777777" w:rsidR="00350853" w:rsidRPr="00350853" w:rsidRDefault="00350853" w:rsidP="00350853">
      <w:pPr>
        <w:pStyle w:val="EndNoteBibliography"/>
        <w:rPr>
          <w:noProof/>
        </w:rPr>
      </w:pPr>
    </w:p>
    <w:p w14:paraId="6721364C" w14:textId="77777777" w:rsidR="00350853" w:rsidRPr="00350853" w:rsidRDefault="00350853" w:rsidP="00350853">
      <w:pPr>
        <w:pStyle w:val="EndNoteBibliography"/>
        <w:ind w:left="720" w:hanging="720"/>
        <w:rPr>
          <w:noProof/>
        </w:rPr>
      </w:pPr>
      <w:r w:rsidRPr="00350853">
        <w:rPr>
          <w:noProof/>
        </w:rPr>
        <w:t xml:space="preserve">Leroy, E., Royer, J.-Y., Maslen, B., Alling, A., &amp; Rogers, T. L. (in press). Whale song identifies a new blue whale population. </w:t>
      </w:r>
      <w:r w:rsidRPr="00350853">
        <w:rPr>
          <w:i/>
          <w:noProof/>
        </w:rPr>
        <w:t>Scientific Reports</w:t>
      </w:r>
      <w:r w:rsidRPr="00350853">
        <w:rPr>
          <w:noProof/>
        </w:rPr>
        <w:t xml:space="preserve">. </w:t>
      </w:r>
    </w:p>
    <w:p w14:paraId="56753F38" w14:textId="77777777" w:rsidR="00350853" w:rsidRPr="00350853" w:rsidRDefault="00350853" w:rsidP="00350853">
      <w:pPr>
        <w:pStyle w:val="EndNoteBibliography"/>
        <w:rPr>
          <w:noProof/>
        </w:rPr>
      </w:pPr>
    </w:p>
    <w:p w14:paraId="1D44C54D" w14:textId="4B6444A3" w:rsidR="00350853" w:rsidRPr="00350853" w:rsidRDefault="00350853" w:rsidP="00350853">
      <w:pPr>
        <w:pStyle w:val="EndNoteBibliography"/>
        <w:ind w:left="720" w:hanging="720"/>
        <w:rPr>
          <w:noProof/>
        </w:rPr>
      </w:pPr>
      <w:r w:rsidRPr="00350853">
        <w:rPr>
          <w:noProof/>
        </w:rPr>
        <w:t xml:space="preserve">Leroy, E., Samaran, F., Stafford, K., Bonnel, J., &amp; Royer, J. (2018). Broad-scale study of the seasonal and geographic occurrence of blue and fin whales in the Southern Indian </w:t>
      </w:r>
      <w:r w:rsidRPr="00350853">
        <w:rPr>
          <w:noProof/>
        </w:rPr>
        <w:lastRenderedPageBreak/>
        <w:t xml:space="preserve">Ocean. </w:t>
      </w:r>
      <w:r w:rsidRPr="00350853">
        <w:rPr>
          <w:i/>
          <w:noProof/>
        </w:rPr>
        <w:t>Endangered Species Research, 37</w:t>
      </w:r>
      <w:r w:rsidRPr="00350853">
        <w:rPr>
          <w:noProof/>
        </w:rPr>
        <w:t xml:space="preserve">, 289-300. </w:t>
      </w:r>
      <w:hyperlink r:id="rId24" w:history="1">
        <w:r w:rsidRPr="00350853">
          <w:rPr>
            <w:rStyle w:val="Hyperlink"/>
            <w:noProof/>
          </w:rPr>
          <w:t>https://doi.org/10.3354/esr00927</w:t>
        </w:r>
      </w:hyperlink>
      <w:r w:rsidRPr="00350853">
        <w:rPr>
          <w:noProof/>
        </w:rPr>
        <w:t xml:space="preserve"> </w:t>
      </w:r>
    </w:p>
    <w:p w14:paraId="475B8418" w14:textId="77777777" w:rsidR="00350853" w:rsidRPr="00350853" w:rsidRDefault="00350853" w:rsidP="00350853">
      <w:pPr>
        <w:pStyle w:val="EndNoteBibliography"/>
        <w:rPr>
          <w:noProof/>
        </w:rPr>
      </w:pPr>
    </w:p>
    <w:p w14:paraId="7C3054A0" w14:textId="7D689AB9" w:rsidR="00350853" w:rsidRPr="00350853" w:rsidRDefault="00350853" w:rsidP="00350853">
      <w:pPr>
        <w:pStyle w:val="EndNoteBibliography"/>
        <w:ind w:left="720" w:hanging="720"/>
        <w:rPr>
          <w:noProof/>
        </w:rPr>
      </w:pPr>
      <w:r w:rsidRPr="00350853">
        <w:rPr>
          <w:noProof/>
        </w:rPr>
        <w:t xml:space="preserve">Leroy, E. C., Samaran, F., Bonnel, J., &amp; Royer, J.-Y. (2016, Nov 9). Seasonal and Diel Vocalization Patterns of Antarctic Blue Whale (Balaenoptera musculus intermedia) in the Southern Indian Ocean: A Multi-Year and Multi-Site Study. </w:t>
      </w:r>
      <w:r w:rsidRPr="00350853">
        <w:rPr>
          <w:i/>
          <w:noProof/>
        </w:rPr>
        <w:t>PLoS One, 11</w:t>
      </w:r>
      <w:r w:rsidRPr="00350853">
        <w:rPr>
          <w:noProof/>
        </w:rPr>
        <w:t xml:space="preserve">(11), e0163587. </w:t>
      </w:r>
      <w:hyperlink r:id="rId25" w:history="1">
        <w:r w:rsidRPr="00350853">
          <w:rPr>
            <w:rStyle w:val="Hyperlink"/>
            <w:noProof/>
          </w:rPr>
          <w:t>http://ovidsp.ovid.com/ovidweb.cgi?T=JS&amp;CSC=Y&amp;NEWS=N&amp;PAGE=fulltext&amp;D=zoor22&amp;AN=ZOOR15303016194</w:t>
        </w:r>
      </w:hyperlink>
    </w:p>
    <w:p w14:paraId="7F80A001" w14:textId="79B91D1B" w:rsidR="00350853" w:rsidRPr="00350853" w:rsidRDefault="009A7E9C" w:rsidP="00350853">
      <w:pPr>
        <w:pStyle w:val="EndNoteBibliography"/>
        <w:ind w:left="720" w:hanging="720"/>
        <w:rPr>
          <w:noProof/>
        </w:rPr>
      </w:pPr>
      <w:hyperlink r:id="rId26" w:history="1">
        <w:r w:rsidR="00350853" w:rsidRPr="00350853">
          <w:rPr>
            <w:rStyle w:val="Hyperlink"/>
            <w:noProof/>
          </w:rPr>
          <w:t>http://primoa.library.unsw.edu.au/openurl/61UNSW_INST/UNSW_SERVICES_PAGE?sid=OVID:zoordb&amp;id=pmid:&amp;id=doi:&amp;issn=1932-6203&amp;isbn=&amp;volume=11&amp;issue=11&amp;spage=&amp;pages=e0163587&amp;date=2016&amp;title=PLoS+ONE&amp;atitle=Seasonal+and+Diel+Vocalization+Patterns+of+Antarctic+Blue+Whale+%28Balaenoptera+musculus+intermedia%29+in+the+Southern+Indian+Ocean%3A+A+Multi-Year+and+Multi-Site+Study.&amp;aulast=Leroy&amp;pid=%3Cauthor%3ELeroy%2C+Emmanuelle+C%3BSamaran%2C+Flore%3BBonnel%2C+Julien%3BRoyer%2C+Jean-Yves%3C%2Fauthor%3E%3CAN%3EZOOR15303016194%3C%2FAN%3E%3CDT%3E%3C%2FDT%3E</w:t>
        </w:r>
      </w:hyperlink>
      <w:r w:rsidR="00350853" w:rsidRPr="00350853">
        <w:rPr>
          <w:noProof/>
        </w:rPr>
        <w:t xml:space="preserve"> </w:t>
      </w:r>
    </w:p>
    <w:p w14:paraId="53D3640C" w14:textId="77777777" w:rsidR="00350853" w:rsidRPr="00350853" w:rsidRDefault="00350853" w:rsidP="00350853">
      <w:pPr>
        <w:pStyle w:val="EndNoteBibliography"/>
        <w:rPr>
          <w:noProof/>
        </w:rPr>
      </w:pPr>
    </w:p>
    <w:p w14:paraId="01AA297B" w14:textId="77777777" w:rsidR="00350853" w:rsidRPr="00350853" w:rsidRDefault="00350853" w:rsidP="00350853">
      <w:pPr>
        <w:pStyle w:val="EndNoteBibliography"/>
        <w:ind w:left="720" w:hanging="720"/>
        <w:rPr>
          <w:noProof/>
        </w:rPr>
      </w:pPr>
      <w:r w:rsidRPr="00350853">
        <w:rPr>
          <w:noProof/>
        </w:rPr>
        <w:t xml:space="preserve">McDonald, M., Hildebrand, J., &amp; Mesnick, S. (2006, 01/01). Biogeographic characterisation of blue whale song worldwide: Using song to identify populations. </w:t>
      </w:r>
      <w:r w:rsidRPr="00350853">
        <w:rPr>
          <w:i/>
          <w:noProof/>
        </w:rPr>
        <w:t>Journal of Cetacean Research and Management, 8</w:t>
      </w:r>
      <w:r w:rsidRPr="00350853">
        <w:rPr>
          <w:noProof/>
        </w:rPr>
        <w:t xml:space="preserve">. </w:t>
      </w:r>
    </w:p>
    <w:p w14:paraId="1AE5DAB7" w14:textId="77777777" w:rsidR="00350853" w:rsidRPr="00350853" w:rsidRDefault="00350853" w:rsidP="00350853">
      <w:pPr>
        <w:pStyle w:val="EndNoteBibliography"/>
        <w:rPr>
          <w:noProof/>
        </w:rPr>
      </w:pPr>
    </w:p>
    <w:p w14:paraId="7FB059C7" w14:textId="77777777" w:rsidR="00350853" w:rsidRPr="00350853" w:rsidRDefault="00350853" w:rsidP="00350853">
      <w:pPr>
        <w:pStyle w:val="EndNoteBibliography"/>
        <w:ind w:left="720" w:hanging="720"/>
        <w:rPr>
          <w:noProof/>
        </w:rPr>
      </w:pPr>
      <w:r w:rsidRPr="00350853">
        <w:rPr>
          <w:noProof/>
        </w:rPr>
        <w:t xml:space="preserve">Pulli, J., &amp; Upton, Z. (2001). </w:t>
      </w:r>
      <w:r w:rsidRPr="00350853">
        <w:rPr>
          <w:i/>
          <w:noProof/>
        </w:rPr>
        <w:t>Hydroacoustic Blockage at Diego Garcia: Models and Observations</w:t>
      </w:r>
      <w:r w:rsidRPr="00350853">
        <w:rPr>
          <w:noProof/>
        </w:rPr>
        <w:t xml:space="preserve">. </w:t>
      </w:r>
    </w:p>
    <w:p w14:paraId="2D3639C8" w14:textId="77777777" w:rsidR="00350853" w:rsidRPr="00350853" w:rsidRDefault="00350853" w:rsidP="00350853">
      <w:pPr>
        <w:pStyle w:val="EndNoteBibliography"/>
        <w:rPr>
          <w:noProof/>
        </w:rPr>
      </w:pPr>
    </w:p>
    <w:p w14:paraId="116AD462" w14:textId="48D6AAD9" w:rsidR="00350853" w:rsidRPr="00350853" w:rsidRDefault="00350853" w:rsidP="00350853">
      <w:pPr>
        <w:pStyle w:val="EndNoteBibliography"/>
        <w:ind w:left="720" w:hanging="720"/>
        <w:rPr>
          <w:noProof/>
        </w:rPr>
      </w:pPr>
      <w:r w:rsidRPr="00350853">
        <w:rPr>
          <w:noProof/>
        </w:rPr>
        <w:t xml:space="preserve">Samaran, F., Adam, O., &amp; Guinet, C. (2010). Discovery of a mid-latitude sympatric area for two Southern Hemisphere blue whale subspecies. </w:t>
      </w:r>
      <w:r w:rsidRPr="00350853">
        <w:rPr>
          <w:i/>
          <w:noProof/>
        </w:rPr>
        <w:t>Endangered Species Research, 12</w:t>
      </w:r>
      <w:r w:rsidRPr="00350853">
        <w:rPr>
          <w:noProof/>
        </w:rPr>
        <w:t xml:space="preserve">(2), 157-165. </w:t>
      </w:r>
      <w:hyperlink r:id="rId27" w:history="1">
        <w:r w:rsidRPr="00350853">
          <w:rPr>
            <w:rStyle w:val="Hyperlink"/>
            <w:noProof/>
          </w:rPr>
          <w:t>http://ovidsp.ovid.com/ovidweb.cgi?T=JS&amp;CSC=Y&amp;NEWS=N&amp;PAGE=fulltext&amp;D=zoor16&amp;AN=ZOOR14702013175</w:t>
        </w:r>
      </w:hyperlink>
    </w:p>
    <w:p w14:paraId="196197B2" w14:textId="2B0F3FD7" w:rsidR="00350853" w:rsidRPr="00350853" w:rsidRDefault="009A7E9C" w:rsidP="00350853">
      <w:pPr>
        <w:pStyle w:val="EndNoteBibliography"/>
        <w:ind w:left="720" w:hanging="720"/>
        <w:rPr>
          <w:noProof/>
        </w:rPr>
      </w:pPr>
      <w:hyperlink r:id="rId28" w:history="1">
        <w:r w:rsidR="00350853" w:rsidRPr="00350853">
          <w:rPr>
            <w:rStyle w:val="Hyperlink"/>
            <w:noProof/>
          </w:rPr>
          <w:t>http://primoa.library.unsw.edu.au/openurl/61UNSW_INST/UNSW_SERVICES_PAGE?sid=OVID:zoordb&amp;id=pmid:&amp;id=doi:&amp;issn=1863-5407&amp;isbn=&amp;volume=12&amp;issue=2&amp;spage=157&amp;pages=157-165&amp;date=2010&amp;title=Endangered+Species+Research&amp;atitle=Discovery+of+a+mid-latitude+sympatric+area+for+two+Southern+Hemisphere+blue+whale+subspecies.&amp;aulast=Samaran&amp;pid=%3Cauthor%3ESamaran%2C+Flore%3BAdam%2C+Olivier%3BGuinet%2C+Christophe%3C%2Fauthor%3E%3CAN%3EZOOR14702013175%3C%2FAN%3E%3CDT%3E%3C%2FDT%3E</w:t>
        </w:r>
      </w:hyperlink>
      <w:r w:rsidR="00350853" w:rsidRPr="00350853">
        <w:rPr>
          <w:noProof/>
        </w:rPr>
        <w:t xml:space="preserve"> </w:t>
      </w:r>
    </w:p>
    <w:p w14:paraId="735EA9E3" w14:textId="77777777" w:rsidR="00350853" w:rsidRPr="00350853" w:rsidRDefault="00350853" w:rsidP="00350853">
      <w:pPr>
        <w:pStyle w:val="EndNoteBibliography"/>
        <w:rPr>
          <w:noProof/>
        </w:rPr>
      </w:pPr>
    </w:p>
    <w:p w14:paraId="11CD0728" w14:textId="4CAD99BC" w:rsidR="00350853" w:rsidRPr="00350853" w:rsidRDefault="00350853" w:rsidP="00350853">
      <w:pPr>
        <w:pStyle w:val="EndNoteBibliography"/>
        <w:ind w:left="720" w:hanging="720"/>
        <w:rPr>
          <w:noProof/>
        </w:rPr>
      </w:pPr>
      <w:r w:rsidRPr="00350853">
        <w:rPr>
          <w:noProof/>
        </w:rPr>
        <w:t xml:space="preserve">Samaran, F., Stafford, K., Branch, T., Gedamke, J., Royer, J.-Y., Dziak, R., &amp; Guinet, C. (2013). Seasonal and Geographic Variation of Southern Blue Whale Subspecies in the Indian Ocean. </w:t>
      </w:r>
      <w:r w:rsidRPr="00350853">
        <w:rPr>
          <w:i/>
          <w:noProof/>
        </w:rPr>
        <w:t>PLoS One, 8</w:t>
      </w:r>
      <w:r w:rsidRPr="00350853">
        <w:rPr>
          <w:noProof/>
        </w:rPr>
        <w:t xml:space="preserve">(8), e71561. </w:t>
      </w:r>
      <w:hyperlink r:id="rId29" w:history="1">
        <w:r w:rsidRPr="00350853">
          <w:rPr>
            <w:rStyle w:val="Hyperlink"/>
            <w:noProof/>
          </w:rPr>
          <w:t>https://doi.org/10.1371/journal.pone.0071561</w:t>
        </w:r>
      </w:hyperlink>
      <w:r w:rsidRPr="00350853">
        <w:rPr>
          <w:noProof/>
        </w:rPr>
        <w:t xml:space="preserve"> </w:t>
      </w:r>
    </w:p>
    <w:p w14:paraId="46CB6586" w14:textId="77777777" w:rsidR="00350853" w:rsidRPr="00350853" w:rsidRDefault="00350853" w:rsidP="00350853">
      <w:pPr>
        <w:pStyle w:val="EndNoteBibliography"/>
        <w:rPr>
          <w:noProof/>
        </w:rPr>
      </w:pPr>
    </w:p>
    <w:p w14:paraId="00EC1979" w14:textId="0DBF4775" w:rsidR="00350853" w:rsidRPr="00350853" w:rsidRDefault="00350853" w:rsidP="00350853">
      <w:pPr>
        <w:pStyle w:val="EndNoteBibliography"/>
        <w:ind w:left="720" w:hanging="720"/>
        <w:rPr>
          <w:noProof/>
        </w:rPr>
      </w:pPr>
      <w:r w:rsidRPr="00350853">
        <w:rPr>
          <w:noProof/>
        </w:rPr>
        <w:t xml:space="preserve">Sousa, A. G., &amp; Harris, D. (2015, Sep). Description and seasonal detection of two potential whale calls recorded in the Indian Ocean. </w:t>
      </w:r>
      <w:r w:rsidRPr="00350853">
        <w:rPr>
          <w:i/>
          <w:noProof/>
        </w:rPr>
        <w:t xml:space="preserve">Journal of the Acoustical Society of </w:t>
      </w:r>
      <w:r w:rsidRPr="00350853">
        <w:rPr>
          <w:i/>
          <w:noProof/>
        </w:rPr>
        <w:lastRenderedPageBreak/>
        <w:t>America, 138</w:t>
      </w:r>
      <w:r w:rsidRPr="00350853">
        <w:rPr>
          <w:noProof/>
        </w:rPr>
        <w:t xml:space="preserve">(3), 1379-1388. </w:t>
      </w:r>
      <w:hyperlink r:id="rId30" w:history="1">
        <w:r w:rsidRPr="00350853">
          <w:rPr>
            <w:rStyle w:val="Hyperlink"/>
            <w:noProof/>
          </w:rPr>
          <w:t>http://ovidsp.ovid.com/ovidweb.cgi?T=JS&amp;CSC=Y&amp;NEWS=N&amp;PAGE=fulltext&amp;D=zoor21&amp;AN=ZOOR15204024355</w:t>
        </w:r>
      </w:hyperlink>
    </w:p>
    <w:p w14:paraId="553E2A1E" w14:textId="24BE49C4" w:rsidR="00350853" w:rsidRPr="00350853" w:rsidRDefault="009A7E9C" w:rsidP="00350853">
      <w:pPr>
        <w:pStyle w:val="EndNoteBibliography"/>
        <w:ind w:left="720" w:hanging="720"/>
        <w:rPr>
          <w:noProof/>
        </w:rPr>
      </w:pPr>
      <w:hyperlink r:id="rId31" w:history="1">
        <w:r w:rsidR="00350853" w:rsidRPr="00350853">
          <w:rPr>
            <w:rStyle w:val="Hyperlink"/>
            <w:noProof/>
          </w:rPr>
          <w:t>http://primoa.library.unsw.edu.au/openurl/61UNSW_INST/UNSW_SERVICES_PAGE?sid=OVID:zoordb&amp;id=pmid:&amp;id=doi:&amp;issn=0001-4966&amp;isbn=&amp;volume=138&amp;issue=3&amp;spage=1379&amp;pages=1379-1388&amp;date=2015&amp;title=Journal+of+the+Acoustical+Society+of+America&amp;atitle=Description+and+seasonal+detection+of+two+potential+whale+calls+recorded+in+the+Indian+Ocean.&amp;aulast=Sousa&amp;pid=%3Cauthor%3ESousa%2C+Andreia+G%3BHarris%2C+Danielle%3C%2Fauthor%3E%3CAN%3EZOOR15204024355%3C%2FAN%3E%3CDT%3E%3C%2FDT%3E</w:t>
        </w:r>
      </w:hyperlink>
      <w:r w:rsidR="00350853" w:rsidRPr="00350853">
        <w:rPr>
          <w:noProof/>
        </w:rPr>
        <w:t xml:space="preserve"> </w:t>
      </w:r>
    </w:p>
    <w:p w14:paraId="2F31357C" w14:textId="77777777" w:rsidR="00350853" w:rsidRPr="00350853" w:rsidRDefault="00350853" w:rsidP="00350853">
      <w:pPr>
        <w:pStyle w:val="EndNoteBibliography"/>
        <w:rPr>
          <w:noProof/>
        </w:rPr>
      </w:pPr>
    </w:p>
    <w:p w14:paraId="134C5DBA" w14:textId="0256E049" w:rsidR="00350853" w:rsidRPr="00350853" w:rsidRDefault="00350853" w:rsidP="00350853">
      <w:pPr>
        <w:pStyle w:val="EndNoteBibliography"/>
        <w:ind w:left="720" w:hanging="720"/>
        <w:rPr>
          <w:noProof/>
        </w:rPr>
      </w:pPr>
      <w:r w:rsidRPr="00350853">
        <w:rPr>
          <w:noProof/>
        </w:rPr>
        <w:t xml:space="preserve">Stafford, K., Chapp, E., Bohnenstiel, D., &amp; Tolstoy, M. (2011). Seasonal detection of three types of “pygmy” blue whale calls in the Indian Ocean. </w:t>
      </w:r>
      <w:r w:rsidRPr="00350853">
        <w:rPr>
          <w:i/>
          <w:noProof/>
        </w:rPr>
        <w:t>Marine Mammal Science, 27</w:t>
      </w:r>
      <w:r w:rsidRPr="00350853">
        <w:rPr>
          <w:noProof/>
        </w:rPr>
        <w:t xml:space="preserve">(4), 828-840. </w:t>
      </w:r>
      <w:hyperlink r:id="rId32" w:history="1">
        <w:r w:rsidRPr="00350853">
          <w:rPr>
            <w:rStyle w:val="Hyperlink"/>
            <w:noProof/>
          </w:rPr>
          <w:t>https://doi.org/10.1111/j.1748-7692.2010.00437.x</w:t>
        </w:r>
      </w:hyperlink>
      <w:r w:rsidRPr="00350853">
        <w:rPr>
          <w:noProof/>
        </w:rPr>
        <w:t xml:space="preserve"> </w:t>
      </w:r>
    </w:p>
    <w:p w14:paraId="6A755BEF" w14:textId="77777777" w:rsidR="00350853" w:rsidRPr="00350853" w:rsidRDefault="00350853" w:rsidP="00350853">
      <w:pPr>
        <w:pStyle w:val="EndNoteBibliography"/>
        <w:rPr>
          <w:noProof/>
        </w:rPr>
      </w:pPr>
    </w:p>
    <w:p w14:paraId="0FDE659C" w14:textId="22B90B83" w:rsidR="00350853" w:rsidRPr="00350853" w:rsidRDefault="00350853" w:rsidP="00350853">
      <w:pPr>
        <w:pStyle w:val="EndNoteBibliography"/>
        <w:ind w:left="720" w:hanging="720"/>
        <w:rPr>
          <w:noProof/>
        </w:rPr>
      </w:pPr>
      <w:r w:rsidRPr="00350853">
        <w:rPr>
          <w:noProof/>
        </w:rPr>
        <w:t xml:space="preserve">Stafford, K. M., Bohnenstiehl, D. R., Tolstoy, M., Chapp, E., Mellinger, D. K., &amp; Moore, S. E. (2004, October). Antarctic-type blue whale calls recorded at low latitudes in the Indian and eastern Pacific Oceans. </w:t>
      </w:r>
      <w:r w:rsidRPr="00350853">
        <w:rPr>
          <w:i/>
          <w:noProof/>
        </w:rPr>
        <w:t>Deep-Sea Research Part I Oceanographic Research Papers, 51</w:t>
      </w:r>
      <w:r w:rsidRPr="00350853">
        <w:rPr>
          <w:noProof/>
        </w:rPr>
        <w:t xml:space="preserve">(10), 1337-1346. </w:t>
      </w:r>
      <w:hyperlink r:id="rId33" w:history="1">
        <w:r w:rsidRPr="00350853">
          <w:rPr>
            <w:rStyle w:val="Hyperlink"/>
            <w:noProof/>
          </w:rPr>
          <w:t>http://ovidsp.ovid.com/ovidweb.cgi?T=JS&amp;CSC=Y&amp;NEWS=N&amp;PAGE=fulltext&amp;D=zoor10&amp;AN=ZOOR14101005146</w:t>
        </w:r>
      </w:hyperlink>
    </w:p>
    <w:p w14:paraId="2EF16017" w14:textId="138FA1B2" w:rsidR="00350853" w:rsidRPr="00350853" w:rsidRDefault="009A7E9C" w:rsidP="00350853">
      <w:pPr>
        <w:pStyle w:val="EndNoteBibliography"/>
        <w:ind w:left="720" w:hanging="720"/>
        <w:rPr>
          <w:noProof/>
        </w:rPr>
      </w:pPr>
      <w:hyperlink r:id="rId34" w:history="1">
        <w:r w:rsidR="00350853" w:rsidRPr="00350853">
          <w:rPr>
            <w:rStyle w:val="Hyperlink"/>
            <w:noProof/>
          </w:rPr>
          <w:t>http://primoa.library.unsw.edu.au/openurl/61UNSW_INST/UNSW_SERVICES_PAGE?sid=OVID:zoordb&amp;id=pmid:&amp;id=doi:&amp;issn=0967-0637&amp;isbn=&amp;volume=51&amp;issue=10&amp;spage=1337&amp;pages=1337-1346&amp;date=2004&amp;title=Deep-Sea+Research+Part+I+Oceanographic+Research+Papers&amp;atitle=Antarctic-type+blue+whale+calls+recorded+at+low+latitudes+in+the+Indian+and+eastern+Pacific+Oceans.&amp;aulast=Stafford&amp;pid=%3Cauthor%3EStafford%2C+Kathleen+M%3BBohnenstiehl%2C+DelWayne+R%3BTolstoy%2C+Maya%3BChapp%2C+Emily%3BMellinger%2C+David+K%3BMoore%2C+Sue+E%3C%2Fauthor%3E%3CAN%3EZOOR14101005146%3C%2FAN%3E%3CDT%3E%3C%2FDT%3E</w:t>
        </w:r>
      </w:hyperlink>
      <w:r w:rsidR="00350853" w:rsidRPr="00350853">
        <w:rPr>
          <w:noProof/>
        </w:rPr>
        <w:t xml:space="preserve"> </w:t>
      </w:r>
    </w:p>
    <w:p w14:paraId="09563B3B" w14:textId="77777777" w:rsidR="00350853" w:rsidRPr="00350853" w:rsidRDefault="00350853" w:rsidP="00350853">
      <w:pPr>
        <w:pStyle w:val="EndNoteBibliography"/>
        <w:rPr>
          <w:noProof/>
        </w:rPr>
      </w:pPr>
    </w:p>
    <w:p w14:paraId="4BABDC06" w14:textId="7D002346" w:rsidR="00093086" w:rsidRDefault="009C3D85" w:rsidP="00093086">
      <w:pPr>
        <w:spacing w:line="480" w:lineRule="auto"/>
      </w:pPr>
      <w:r>
        <w:fldChar w:fldCharType="end"/>
      </w:r>
    </w:p>
    <w:sectPr w:rsidR="00093086" w:rsidSect="00093086">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7" w:author="Huang Lyra" w:date="2021-04-08T20:17:00Z" w:initials="HL">
    <w:p w14:paraId="604A7221" w14:textId="791695BA" w:rsidR="00A44F83" w:rsidRDefault="00A44F83">
      <w:pPr>
        <w:pStyle w:val="CommentText"/>
      </w:pPr>
      <w:r>
        <w:rPr>
          <w:rStyle w:val="CommentReference"/>
        </w:rPr>
        <w:annotationRef/>
      </w:r>
      <w:r>
        <w:t>Not yet finished</w:t>
      </w:r>
    </w:p>
  </w:comment>
  <w:comment w:id="88" w:author="Tracey Rogers" w:date="2021-04-15T11:23:00Z" w:initials="TR">
    <w:p w14:paraId="786AB9F6" w14:textId="7BD65610" w:rsidR="00A44F83" w:rsidRDefault="00A44F83">
      <w:pPr>
        <w:pStyle w:val="CommentText"/>
      </w:pPr>
      <w:r>
        <w:rPr>
          <w:rStyle w:val="CommentReference"/>
        </w:rPr>
        <w:annotationRef/>
      </w:r>
      <w:r>
        <w:t>Write your Results in past tense</w:t>
      </w:r>
    </w:p>
  </w:comment>
  <w:comment w:id="90" w:author="Tracey Rogers" w:date="2021-04-15T11:11:00Z" w:initials="TR">
    <w:p w14:paraId="241794CD" w14:textId="77777777" w:rsidR="00A44F83" w:rsidRDefault="00A44F83" w:rsidP="001E2411">
      <w:pPr>
        <w:pStyle w:val="CommentText"/>
      </w:pPr>
      <w:r>
        <w:rPr>
          <w:rStyle w:val="CommentReference"/>
        </w:rPr>
        <w:annotationRef/>
      </w:r>
      <w:r>
        <w:t xml:space="preserve">Consistent in how you refer to them DGW or </w:t>
      </w:r>
      <w:proofErr w:type="spellStart"/>
      <w:r>
        <w:t>Chagos</w:t>
      </w:r>
      <w:proofErr w:type="spellEnd"/>
    </w:p>
  </w:comment>
  <w:comment w:id="91" w:author="Tracey Rogers" w:date="2021-04-12T14:31:00Z" w:initials="TR">
    <w:p w14:paraId="37B438A4" w14:textId="77777777" w:rsidR="00A44F83" w:rsidRDefault="00A44F83" w:rsidP="001E2411">
      <w:pPr>
        <w:pStyle w:val="CommentText"/>
      </w:pPr>
      <w:r>
        <w:rPr>
          <w:rStyle w:val="CommentReference"/>
        </w:rPr>
        <w:annotationRef/>
      </w:r>
    </w:p>
  </w:comment>
  <w:comment w:id="92" w:author="Tracey Rogers" w:date="2021-04-12T14:31:00Z" w:initials="TR">
    <w:p w14:paraId="17EDBFF3" w14:textId="77777777" w:rsidR="00A44F83" w:rsidRDefault="00A44F83" w:rsidP="001E2411">
      <w:pPr>
        <w:pStyle w:val="CommentText"/>
      </w:pPr>
      <w:r>
        <w:rPr>
          <w:rStyle w:val="CommentReference"/>
        </w:rPr>
        <w:annotationRef/>
      </w:r>
      <w:r>
        <w:t>Past tense for results and for methods</w:t>
      </w:r>
    </w:p>
  </w:comment>
  <w:comment w:id="93" w:author="Tracey Rogers" w:date="2021-04-12T14:32:00Z" w:initials="TR">
    <w:p w14:paraId="16E994FD" w14:textId="77777777" w:rsidR="00A44F83" w:rsidRDefault="00A44F83" w:rsidP="001E2411">
      <w:pPr>
        <w:pStyle w:val="CommentText"/>
      </w:pPr>
      <w:r>
        <w:rPr>
          <w:rStyle w:val="CommentReference"/>
        </w:rPr>
        <w:annotationRef/>
      </w:r>
      <w:r>
        <w:t>12 or 13 years for NW – consistency</w:t>
      </w:r>
    </w:p>
    <w:p w14:paraId="1A055ADF" w14:textId="77777777" w:rsidR="00A44F83" w:rsidRDefault="00A44F83" w:rsidP="001E2411">
      <w:pPr>
        <w:pStyle w:val="CommentText"/>
      </w:pPr>
      <w:r>
        <w:t>16 or 17 years for SE - consistency</w:t>
      </w:r>
    </w:p>
  </w:comment>
  <w:comment w:id="94" w:author="Huang Lyra" w:date="2021-04-08T20:19:00Z" w:initials="HL">
    <w:p w14:paraId="2E0E8D28" w14:textId="67952F7F" w:rsidR="00A44F83" w:rsidRDefault="00A44F83" w:rsidP="00EB5AF5">
      <w:pPr>
        <w:pStyle w:val="ListParagraph"/>
        <w:numPr>
          <w:ilvl w:val="0"/>
          <w:numId w:val="3"/>
        </w:numPr>
        <w:spacing w:line="480" w:lineRule="auto"/>
      </w:pPr>
      <w:r>
        <w:rPr>
          <w:rStyle w:val="CommentReference"/>
        </w:rPr>
        <w:annotationRef/>
      </w:r>
      <w:r>
        <w:t xml:space="preserve"> Change to box plot</w:t>
      </w:r>
    </w:p>
    <w:p w14:paraId="7F4A114B" w14:textId="476E6FE2" w:rsidR="00A44F83" w:rsidRDefault="00A44F83" w:rsidP="00EB5AF5">
      <w:pPr>
        <w:pStyle w:val="ListParagraph"/>
        <w:numPr>
          <w:ilvl w:val="0"/>
          <w:numId w:val="3"/>
        </w:numPr>
        <w:spacing w:line="480" w:lineRule="auto"/>
      </w:pPr>
      <w:r>
        <w:t xml:space="preserve"> Rho- change to spearman rank coefficient? Add p values</w:t>
      </w:r>
    </w:p>
    <w:p w14:paraId="754B8B63" w14:textId="57865B50" w:rsidR="00A44F83" w:rsidRDefault="00A44F83">
      <w:pPr>
        <w:pStyle w:val="CommentText"/>
      </w:pPr>
    </w:p>
  </w:comment>
  <w:comment w:id="112" w:author="Huang Lyra" w:date="2021-04-08T20:21:00Z" w:initials="HL">
    <w:p w14:paraId="6919E007" w14:textId="77777777" w:rsidR="00A44F83" w:rsidRDefault="00A44F83" w:rsidP="00EB5AF5">
      <w:pPr>
        <w:pStyle w:val="ListParagraph"/>
        <w:numPr>
          <w:ilvl w:val="0"/>
          <w:numId w:val="4"/>
        </w:numPr>
      </w:pPr>
      <w:r>
        <w:rPr>
          <w:rStyle w:val="CommentReference"/>
        </w:rPr>
        <w:annotationRef/>
      </w:r>
      <w:r>
        <w:t>Add variance bar</w:t>
      </w:r>
    </w:p>
    <w:p w14:paraId="20B4506D" w14:textId="77777777" w:rsidR="00A44F83" w:rsidRDefault="00A44F83" w:rsidP="00EB5AF5">
      <w:pPr>
        <w:pStyle w:val="ListParagraph"/>
        <w:numPr>
          <w:ilvl w:val="0"/>
          <w:numId w:val="4"/>
        </w:numPr>
      </w:pPr>
      <w:r>
        <w:t>Add N=? # of bins</w:t>
      </w:r>
    </w:p>
    <w:p w14:paraId="4D68036D" w14:textId="407E1DF2" w:rsidR="00A44F83" w:rsidRDefault="00A44F83">
      <w:pPr>
        <w:pStyle w:val="CommentText"/>
      </w:pPr>
    </w:p>
  </w:comment>
  <w:comment w:id="120" w:author="Tracey Rogers" w:date="2021-04-15T11:16:00Z" w:initials="TR">
    <w:p w14:paraId="303EC60B" w14:textId="77777777" w:rsidR="00A44F83" w:rsidRDefault="00A44F83">
      <w:pPr>
        <w:pStyle w:val="CommentText"/>
      </w:pPr>
      <w:r>
        <w:rPr>
          <w:rStyle w:val="CommentReference"/>
        </w:rPr>
        <w:annotationRef/>
      </w:r>
      <w:r>
        <w:t>I suggest you move this to here.</w:t>
      </w:r>
    </w:p>
    <w:p w14:paraId="2671BEAF" w14:textId="77777777" w:rsidR="00A44F83" w:rsidRDefault="00A44F83">
      <w:pPr>
        <w:pStyle w:val="CommentText"/>
      </w:pPr>
    </w:p>
    <w:p w14:paraId="4553164C" w14:textId="4D3CA2F3" w:rsidR="00A44F83" w:rsidRDefault="00A44F83">
      <w:pPr>
        <w:pStyle w:val="CommentText"/>
      </w:pPr>
      <w:r>
        <w:t>You initially talked just about whale call patterns, now how that maybe linked with environmental factors</w:t>
      </w:r>
    </w:p>
  </w:comment>
  <w:comment w:id="152" w:author="Huang Lyra" w:date="2021-04-08T20:19:00Z" w:initials="HL">
    <w:p w14:paraId="130B3674" w14:textId="77777777" w:rsidR="00A44F83" w:rsidRDefault="00A44F83" w:rsidP="00175F9C">
      <w:pPr>
        <w:pStyle w:val="CommentText"/>
      </w:pPr>
      <w:r>
        <w:rPr>
          <w:rStyle w:val="CommentReference"/>
        </w:rPr>
        <w:annotationRef/>
      </w:r>
      <w:r>
        <w:t>Add p value. Spearman rank coefficient</w:t>
      </w:r>
    </w:p>
  </w:comment>
  <w:comment w:id="153" w:author="Huang Lyra" w:date="2021-04-18T17:05:00Z" w:initials="HL">
    <w:p w14:paraId="3498FFEC" w14:textId="77777777" w:rsidR="00A44F83" w:rsidRDefault="00A44F83" w:rsidP="00114294">
      <w:pPr>
        <w:pStyle w:val="CommentText"/>
      </w:pPr>
      <w:r>
        <w:rPr>
          <w:rStyle w:val="CommentReference"/>
        </w:rPr>
        <w:annotationRef/>
      </w:r>
      <w:r>
        <w:rPr>
          <w:rStyle w:val="CommentReference"/>
        </w:rPr>
        <w:annotationRef/>
      </w:r>
      <w:r>
        <w:t>Add p value. Spearman rank coefficient</w:t>
      </w:r>
    </w:p>
    <w:p w14:paraId="36B0CAA3" w14:textId="6C9ED254" w:rsidR="00A44F83" w:rsidRDefault="00A44F83">
      <w:pPr>
        <w:pStyle w:val="CommentText"/>
      </w:pPr>
    </w:p>
  </w:comment>
  <w:comment w:id="154" w:author="Tracey Rogers" w:date="2021-04-15T11:18:00Z" w:initials="TR">
    <w:p w14:paraId="6B45C246" w14:textId="77777777" w:rsidR="00A44F83" w:rsidRDefault="00A44F83">
      <w:pPr>
        <w:pStyle w:val="CommentText"/>
      </w:pPr>
      <w:r>
        <w:rPr>
          <w:rStyle w:val="CommentReference"/>
        </w:rPr>
        <w:annotationRef/>
      </w:r>
      <w:r>
        <w:t xml:space="preserve">I just moved this above the </w:t>
      </w:r>
    </w:p>
    <w:p w14:paraId="75A63A46" w14:textId="79C4326E" w:rsidR="00A44F83" w:rsidRDefault="00A44F83">
      <w:pPr>
        <w:pStyle w:val="CommentText"/>
      </w:pPr>
      <w:r>
        <w:t>Table.</w:t>
      </w:r>
    </w:p>
  </w:comment>
  <w:comment w:id="162" w:author="Huang Lyra" w:date="2021-04-08T20:29:00Z" w:initials="HL">
    <w:p w14:paraId="775ACD26" w14:textId="77777777" w:rsidR="00EA3AFC" w:rsidRDefault="00EA3AFC" w:rsidP="00EA3AFC">
      <w:pPr>
        <w:pStyle w:val="CommentText"/>
      </w:pPr>
      <w:r>
        <w:rPr>
          <w:rStyle w:val="CommentReference"/>
        </w:rPr>
        <w:annotationRef/>
      </w:r>
      <w:r>
        <w:t>Add units.</w:t>
      </w:r>
    </w:p>
  </w:comment>
  <w:comment w:id="195" w:author="Tracey Rogers" w:date="2021-04-15T12:21:00Z" w:initials="TR">
    <w:p w14:paraId="0F2C17EC" w14:textId="77777777" w:rsidR="00EA3AFC" w:rsidRDefault="00EA3AFC" w:rsidP="00EA3AFC">
      <w:pPr>
        <w:pStyle w:val="CommentText"/>
      </w:pPr>
      <w:r>
        <w:rPr>
          <w:rStyle w:val="CommentReference"/>
        </w:rPr>
        <w:annotationRef/>
      </w:r>
      <w:r>
        <w:t xml:space="preserve">Avoid the word significant where you can – people are turning upon it, instead, less of an influence, or little difference, or more of an influence, or stronger </w:t>
      </w:r>
      <w:proofErr w:type="gramStart"/>
      <w:r>
        <w:t>etc..</w:t>
      </w:r>
      <w:proofErr w:type="gramEnd"/>
    </w:p>
  </w:comment>
  <w:comment w:id="196" w:author="Tracey Rogers" w:date="2021-04-15T12:13:00Z" w:initials="TR">
    <w:p w14:paraId="299E60BF" w14:textId="77777777" w:rsidR="00EA3AFC" w:rsidRDefault="00EA3AFC" w:rsidP="00EA3AFC">
      <w:pPr>
        <w:pStyle w:val="CommentText"/>
      </w:pPr>
      <w:r>
        <w:rPr>
          <w:rStyle w:val="CommentReference"/>
        </w:rPr>
        <w:annotationRef/>
      </w:r>
      <w:r>
        <w:t>No figures in the discussion unless they are conceptual and pulling things together</w:t>
      </w:r>
    </w:p>
  </w:comment>
  <w:comment w:id="197" w:author="Huang Lyra" w:date="2021-04-19T14:40:00Z" w:initials="HL">
    <w:p w14:paraId="0B884C9E" w14:textId="77777777" w:rsidR="00EA3AFC" w:rsidRDefault="00EA3AFC" w:rsidP="00EA3AFC">
      <w:pPr>
        <w:pStyle w:val="CommentText"/>
      </w:pPr>
      <w:r>
        <w:rPr>
          <w:rStyle w:val="CommentReference"/>
        </w:rPr>
        <w:annotationRef/>
      </w:r>
      <w:r>
        <w:t xml:space="preserve">Change title </w:t>
      </w:r>
      <w:proofErr w:type="spellStart"/>
      <w:r>
        <w:t>Chl</w:t>
      </w:r>
      <w:proofErr w:type="spellEnd"/>
      <w:r>
        <w:t>-a concentration</w:t>
      </w:r>
    </w:p>
  </w:comment>
  <w:comment w:id="198" w:author="Huang Lyra" w:date="2021-04-08T21:34:00Z" w:initials="HL">
    <w:p w14:paraId="06F00C2A" w14:textId="77777777" w:rsidR="00EA3AFC" w:rsidRDefault="00EA3AFC" w:rsidP="00EA3AFC">
      <w:pPr>
        <w:pStyle w:val="CommentText"/>
      </w:pPr>
      <w:r>
        <w:rPr>
          <w:rStyle w:val="CommentReference"/>
        </w:rPr>
        <w:annotationRef/>
      </w:r>
      <w:r>
        <w:t>Change colours to blue and red to match with other figures</w:t>
      </w:r>
    </w:p>
    <w:p w14:paraId="420F54AA" w14:textId="77777777" w:rsidR="00EA3AFC" w:rsidRDefault="00EA3AFC" w:rsidP="00EA3AFC">
      <w:pPr>
        <w:pStyle w:val="CommentText"/>
      </w:pPr>
      <w:r>
        <w:t>Change summer and winter to cool and warm</w:t>
      </w:r>
    </w:p>
  </w:comment>
  <w:comment w:id="213" w:author="Huang Lyra" w:date="2021-04-08T20:47:00Z" w:initials="HL">
    <w:p w14:paraId="5DC9A939" w14:textId="5888AA42" w:rsidR="00A44F83" w:rsidRDefault="00A44F83" w:rsidP="009164B0">
      <w:pPr>
        <w:pStyle w:val="CommentText"/>
        <w:numPr>
          <w:ilvl w:val="0"/>
          <w:numId w:val="5"/>
        </w:numPr>
      </w:pPr>
      <w:r>
        <w:rPr>
          <w:rStyle w:val="CommentReference"/>
        </w:rPr>
        <w:annotationRef/>
      </w:r>
      <w:r>
        <w:t xml:space="preserve"> Change colour bars to red (match with other figs)</w:t>
      </w:r>
    </w:p>
    <w:p w14:paraId="2050DCFE" w14:textId="0F86BFDA" w:rsidR="00A44F83" w:rsidRDefault="00A44F83" w:rsidP="00E903E2">
      <w:pPr>
        <w:pStyle w:val="CommentText"/>
        <w:numPr>
          <w:ilvl w:val="0"/>
          <w:numId w:val="5"/>
        </w:numPr>
      </w:pPr>
      <w:r>
        <w:t xml:space="preserve"> Change the way of indicating peak period</w:t>
      </w:r>
    </w:p>
  </w:comment>
  <w:comment w:id="214" w:author="Huang Lyra" w:date="2021-04-08T20:56:00Z" w:initials="HL">
    <w:p w14:paraId="526A3402" w14:textId="1426D6E7" w:rsidR="00A44F83" w:rsidRDefault="00A44F83" w:rsidP="00E903E2">
      <w:pPr>
        <w:pStyle w:val="CommentText"/>
        <w:numPr>
          <w:ilvl w:val="0"/>
          <w:numId w:val="5"/>
        </w:numPr>
      </w:pPr>
      <w:r>
        <w:rPr>
          <w:rStyle w:val="CommentReference"/>
        </w:rPr>
        <w:annotationRef/>
      </w:r>
      <w:r>
        <w:t xml:space="preserve"> Change the way of indicating peak period</w:t>
      </w:r>
    </w:p>
  </w:comment>
  <w:comment w:id="215" w:author="Huang Lyra" w:date="2021-04-08T21:15:00Z" w:initials="HL">
    <w:p w14:paraId="46C1D580" w14:textId="0923CF43" w:rsidR="00A44F83" w:rsidRDefault="00A44F83">
      <w:pPr>
        <w:pStyle w:val="CommentText"/>
      </w:pPr>
      <w:r>
        <w:rPr>
          <w:rStyle w:val="CommentReference"/>
        </w:rPr>
        <w:annotationRef/>
      </w:r>
      <w:r>
        <w:t>Discussion structure</w:t>
      </w:r>
    </w:p>
    <w:p w14:paraId="016D4214" w14:textId="370D71DE" w:rsidR="00A44F83" w:rsidRDefault="00A44F83">
      <w:pPr>
        <w:pStyle w:val="CommentText"/>
      </w:pPr>
      <w:r>
        <w:t>Highlight showing unfinished.</w:t>
      </w:r>
    </w:p>
  </w:comment>
  <w:comment w:id="216" w:author="Tracey Rogers" w:date="2021-04-15T16:40:00Z" w:initials="TR">
    <w:p w14:paraId="45479104" w14:textId="7CDBA110" w:rsidR="00A44F83" w:rsidRDefault="00A44F83" w:rsidP="005454AC">
      <w:pPr>
        <w:spacing w:line="480" w:lineRule="auto"/>
      </w:pPr>
      <w:r>
        <w:rPr>
          <w:rStyle w:val="CommentReference"/>
        </w:rPr>
        <w:annotationRef/>
      </w:r>
      <w:r>
        <w:t>This is an example – terrible just plopped in… you first, then reference to others, and others more broadly</w:t>
      </w:r>
    </w:p>
    <w:p w14:paraId="790858CF" w14:textId="77777777" w:rsidR="00A44F83" w:rsidRDefault="00A44F83" w:rsidP="005454AC">
      <w:pPr>
        <w:spacing w:line="480" w:lineRule="auto"/>
      </w:pPr>
    </w:p>
    <w:p w14:paraId="63B3210F" w14:textId="4D2E01D0" w:rsidR="00A44F83" w:rsidRDefault="00A44F83" w:rsidP="005454AC">
      <w:pPr>
        <w:spacing w:line="480" w:lineRule="auto"/>
      </w:pPr>
      <w:r>
        <w:t xml:space="preserve">The increase in call numbers trend was 7% on the ** side of fantastic name whereas ** on the northern site which is within the ** and although this is from acoustic data the values are within the range of trends seen in other blue whale species (i.e., Antarctic blue whales7.2%, ref, other possible blue whale &amp;&amp;) as well as other baleen whales (i.e., **% right </w:t>
      </w:r>
      <w:proofErr w:type="gramStart"/>
      <w:r>
        <w:t>whales )</w:t>
      </w:r>
      <w:proofErr w:type="gramEnd"/>
      <w:r>
        <w:t xml:space="preserve"> and much higher than (doing badly species, i.e., 0.45% ref). explainer…</w:t>
      </w:r>
    </w:p>
    <w:p w14:paraId="65B3815E" w14:textId="6A0834C8" w:rsidR="00A44F83" w:rsidRDefault="00A44F83">
      <w:pPr>
        <w:pStyle w:val="CommentText"/>
      </w:pPr>
    </w:p>
  </w:comment>
  <w:comment w:id="222" w:author="Tracey Rogers" w:date="2021-04-15T15:46:00Z" w:initials="TR">
    <w:p w14:paraId="497F6E93" w14:textId="1308DFDD" w:rsidR="00A44F83" w:rsidRDefault="00A44F83">
      <w:pPr>
        <w:pStyle w:val="CommentText"/>
      </w:pPr>
      <w:r>
        <w:rPr>
          <w:rStyle w:val="CommentReference"/>
        </w:rPr>
        <w:annotationRef/>
      </w:r>
      <w:r>
        <w:t>avoid</w:t>
      </w:r>
    </w:p>
  </w:comment>
  <w:comment w:id="231" w:author="Tracey Rogers" w:date="2021-04-15T12:05:00Z" w:initials="TR">
    <w:p w14:paraId="520DB6BD" w14:textId="77777777" w:rsidR="00A44F83" w:rsidRDefault="00A44F83">
      <w:pPr>
        <w:pStyle w:val="CommentText"/>
      </w:pPr>
      <w:r>
        <w:rPr>
          <w:rStyle w:val="CommentReference"/>
        </w:rPr>
        <w:annotationRef/>
      </w:r>
      <w:r>
        <w:t>Start with what you found right up front.</w:t>
      </w:r>
    </w:p>
    <w:p w14:paraId="33F541A1" w14:textId="77777777" w:rsidR="00A44F83" w:rsidRDefault="00A44F83">
      <w:pPr>
        <w:pStyle w:val="CommentText"/>
      </w:pPr>
    </w:p>
    <w:p w14:paraId="59A242F7" w14:textId="73FC176A" w:rsidR="00A44F83" w:rsidRDefault="00A44F83">
      <w:pPr>
        <w:pStyle w:val="CommentText"/>
      </w:pPr>
      <w:r>
        <w:t>This is just example</w:t>
      </w:r>
    </w:p>
  </w:comment>
  <w:comment w:id="249" w:author="Huang Lyra" w:date="2021-04-08T21:24:00Z" w:initials="HL">
    <w:p w14:paraId="37C64672" w14:textId="465D1586" w:rsidR="00A44F83" w:rsidRDefault="00A44F83">
      <w:pPr>
        <w:pStyle w:val="CommentText"/>
      </w:pPr>
      <w:r>
        <w:rPr>
          <w:rStyle w:val="CommentReference"/>
        </w:rPr>
        <w:annotationRef/>
      </w:r>
      <w:r w:rsidRPr="00350853">
        <w:rPr>
          <w:color w:val="3B3838" w:themeColor="background2" w:themeShade="40"/>
        </w:rPr>
        <w:t>may add one more figure?</w:t>
      </w:r>
      <w:r>
        <w:rPr>
          <w:color w:val="3B3838" w:themeColor="background2" w:themeShade="40"/>
        </w:rPr>
        <w:t xml:space="preserve"> (comparison of # of </w:t>
      </w:r>
      <w:proofErr w:type="spellStart"/>
      <w:r>
        <w:rPr>
          <w:color w:val="3B3838" w:themeColor="background2" w:themeShade="40"/>
        </w:rPr>
        <w:t>chagos</w:t>
      </w:r>
      <w:proofErr w:type="spellEnd"/>
      <w:r>
        <w:rPr>
          <w:color w:val="3B3838" w:themeColor="background2" w:themeShade="40"/>
        </w:rPr>
        <w:t xml:space="preserve"> whales and # of other pygmy blue </w:t>
      </w:r>
      <w:proofErr w:type="gramStart"/>
      <w:r>
        <w:rPr>
          <w:color w:val="3B3838" w:themeColor="background2" w:themeShade="40"/>
        </w:rPr>
        <w:t>whales</w:t>
      </w:r>
      <w:proofErr w:type="gramEnd"/>
      <w:r>
        <w:rPr>
          <w:color w:val="3B3838" w:themeColor="background2" w:themeShade="40"/>
        </w:rPr>
        <w:t xml:space="preserve"> presence at Diego Garcia)</w:t>
      </w:r>
    </w:p>
  </w:comment>
  <w:comment w:id="250" w:author="Huang Lyra" w:date="2021-04-08T21:24:00Z" w:initials="HL">
    <w:p w14:paraId="37030E28" w14:textId="6D5BF480" w:rsidR="00A44F83" w:rsidRDefault="00A44F83">
      <w:pPr>
        <w:pStyle w:val="CommentText"/>
        <w:rPr>
          <w:highlight w:val="cyan"/>
        </w:rPr>
      </w:pPr>
      <w:r>
        <w:rPr>
          <w:rStyle w:val="CommentReference"/>
        </w:rPr>
        <w:annotationRef/>
      </w:r>
      <w:r>
        <w:rPr>
          <w:highlight w:val="cyan"/>
        </w:rPr>
        <w:t>Not yet finished</w:t>
      </w:r>
    </w:p>
    <w:p w14:paraId="55321C87" w14:textId="76EB2BFA" w:rsidR="00A44F83" w:rsidRDefault="00A44F83">
      <w:pPr>
        <w:pStyle w:val="CommentText"/>
      </w:pPr>
      <w:r w:rsidRPr="001778B4">
        <w:rPr>
          <w:highlight w:val="cyan"/>
        </w:rPr>
        <w:t>Increasing trend of whale calls (fig2), Consist with the Antarctic blue whale increasing trend</w:t>
      </w:r>
    </w:p>
  </w:comment>
  <w:comment w:id="251" w:author="Huang Lyra" w:date="2021-04-08T21:35:00Z" w:initials="HL">
    <w:p w14:paraId="4D810F27" w14:textId="6997F427" w:rsidR="00A44F83" w:rsidRDefault="00A44F83">
      <w:pPr>
        <w:pStyle w:val="CommentText"/>
      </w:pPr>
      <w:r>
        <w:rPr>
          <w:rStyle w:val="CommentReference"/>
        </w:rPr>
        <w:annotationRef/>
      </w:r>
      <w:r>
        <w:t>Add seasons</w:t>
      </w:r>
    </w:p>
  </w:comment>
  <w:comment w:id="252" w:author="Huang Lyra" w:date="2021-04-08T21:32:00Z" w:initials="HL">
    <w:p w14:paraId="339447B8" w14:textId="2ABFC539" w:rsidR="00A44F83" w:rsidRDefault="00A44F83">
      <w:pPr>
        <w:pStyle w:val="CommentText"/>
      </w:pPr>
      <w:r>
        <w:rPr>
          <w:rStyle w:val="CommentReference"/>
        </w:rPr>
        <w:annotationRef/>
      </w:r>
      <w:r>
        <w:t>Add statistical result – Wilcoxon rank-sum test</w:t>
      </w:r>
    </w:p>
  </w:comment>
  <w:comment w:id="253" w:author="Huang Lyra" w:date="2021-04-08T21:59:00Z" w:initials="HL">
    <w:p w14:paraId="574374FB" w14:textId="59D02B98" w:rsidR="00A44F83" w:rsidRPr="008413EF" w:rsidRDefault="00A44F83" w:rsidP="008413EF">
      <w:pPr>
        <w:pStyle w:val="ListParagraph"/>
        <w:ind w:left="0"/>
      </w:pPr>
      <w:r>
        <w:rPr>
          <w:rStyle w:val="CommentReference"/>
        </w:rPr>
        <w:annotationRef/>
      </w:r>
      <w:r w:rsidRPr="00F24A6F">
        <w:rPr>
          <w:highlight w:val="cyan"/>
        </w:rPr>
        <w:t xml:space="preserve">SST shifting vs </w:t>
      </w:r>
      <w:proofErr w:type="spellStart"/>
      <w:r w:rsidRPr="00F24A6F">
        <w:rPr>
          <w:highlight w:val="cyan"/>
        </w:rPr>
        <w:t>chagos</w:t>
      </w:r>
      <w:proofErr w:type="spellEnd"/>
      <w:r w:rsidRPr="00F24A6F">
        <w:rPr>
          <w:highlight w:val="cyan"/>
        </w:rPr>
        <w:t xml:space="preserve"> whale peak seasons</w:t>
      </w:r>
      <w:r>
        <w:rPr>
          <w:highlight w:val="cyan"/>
        </w:rPr>
        <w:t xml:space="preserve"> (fig 5,8)</w:t>
      </w:r>
    </w:p>
    <w:p w14:paraId="73656E15" w14:textId="592CDD8F" w:rsidR="00A44F83" w:rsidRDefault="00A44F83">
      <w:pPr>
        <w:pStyle w:val="CommentText"/>
      </w:pPr>
      <w:r>
        <w:t>Add comparison on what other studies found the link between sst and whale presence</w:t>
      </w:r>
    </w:p>
  </w:comment>
  <w:comment w:id="255" w:author="Tracey Rogers" w:date="2021-04-15T12:08:00Z" w:initials="TR">
    <w:p w14:paraId="0607629B" w14:textId="178ECE06" w:rsidR="00A44F83" w:rsidRDefault="00A44F83">
      <w:pPr>
        <w:pStyle w:val="CommentText"/>
      </w:pPr>
      <w:r>
        <w:rPr>
          <w:rStyle w:val="CommentReference"/>
        </w:rPr>
        <w:annotationRef/>
      </w:r>
      <w:r>
        <w:t>Best not to phrase like this here in the discussion, i.e., that we support this finding, as we have the same data.</w:t>
      </w:r>
    </w:p>
    <w:p w14:paraId="5C826C0F" w14:textId="1ED27AB8" w:rsidR="00A44F83" w:rsidRDefault="00A44F83">
      <w:pPr>
        <w:pStyle w:val="CommentText"/>
      </w:pPr>
    </w:p>
    <w:p w14:paraId="0BBAA30A" w14:textId="02065846" w:rsidR="00A44F83" w:rsidRDefault="00A44F83">
      <w:pPr>
        <w:pStyle w:val="CommentText"/>
      </w:pPr>
      <w:proofErr w:type="gramStart"/>
      <w:r>
        <w:t>Instead</w:t>
      </w:r>
      <w:proofErr w:type="gramEnd"/>
      <w:r>
        <w:t xml:space="preserve"> you can use this as a statement. Like….</w:t>
      </w:r>
    </w:p>
    <w:p w14:paraId="3CB9A208" w14:textId="77777777" w:rsidR="00A44F83" w:rsidRDefault="00A44F83">
      <w:pPr>
        <w:pStyle w:val="CommentText"/>
      </w:pPr>
    </w:p>
    <w:p w14:paraId="6078AE54" w14:textId="2AF60F67" w:rsidR="00A44F83" w:rsidRDefault="00A44F83">
      <w:pPr>
        <w:pStyle w:val="CommentText"/>
      </w:pPr>
    </w:p>
  </w:comment>
  <w:comment w:id="298" w:author="Tracey Rogers" w:date="2021-04-15T13:07:00Z" w:initials="TR">
    <w:p w14:paraId="304AF6D6" w14:textId="459495B0" w:rsidR="00A44F83" w:rsidRDefault="00A44F83">
      <w:pPr>
        <w:pStyle w:val="CommentText"/>
      </w:pPr>
      <w:r>
        <w:rPr>
          <w:rStyle w:val="CommentReference"/>
        </w:rPr>
        <w:annotationRef/>
      </w:r>
      <w:r>
        <w:t>Don’t use this reference its not looking at movement to high latitudes, instead some of the satellite tracking ones.</w:t>
      </w:r>
    </w:p>
  </w:comment>
  <w:comment w:id="299" w:author="Tracey Rogers" w:date="2021-04-15T13:12:00Z" w:initials="TR">
    <w:p w14:paraId="79AAC107" w14:textId="7F1740DB" w:rsidR="00A44F83" w:rsidRDefault="00A44F83">
      <w:pPr>
        <w:pStyle w:val="CommentText"/>
      </w:pPr>
      <w:r>
        <w:rPr>
          <w:rStyle w:val="CommentReference"/>
        </w:rPr>
        <w:annotationRef/>
      </w:r>
      <w:r>
        <w:t xml:space="preserve">Check this one </w:t>
      </w:r>
      <w:proofErr w:type="gramStart"/>
      <w:r>
        <w:t>find</w:t>
      </w:r>
      <w:proofErr w:type="gramEnd"/>
      <w:r>
        <w:t xml:space="preserve"> them in warm low-</w:t>
      </w:r>
      <w:proofErr w:type="spellStart"/>
      <w:r>
        <w:t>lattitude</w:t>
      </w:r>
      <w:proofErr w:type="spellEnd"/>
      <w:r>
        <w:t xml:space="preserve"> </w:t>
      </w:r>
      <w:proofErr w:type="spellStart"/>
      <w:r>
        <w:t>warers</w:t>
      </w:r>
      <w:proofErr w:type="spellEnd"/>
      <w:r>
        <w:t>?</w:t>
      </w:r>
    </w:p>
  </w:comment>
  <w:comment w:id="301" w:author="Tracey Rogers" w:date="2021-04-15T13:12:00Z" w:initials="TR">
    <w:p w14:paraId="2AA68909" w14:textId="2EE053F5" w:rsidR="00A44F83" w:rsidRDefault="00A44F83">
      <w:pPr>
        <w:pStyle w:val="CommentText"/>
      </w:pPr>
      <w:r>
        <w:rPr>
          <w:rStyle w:val="CommentReference"/>
        </w:rPr>
        <w:annotationRef/>
      </w:r>
      <w:r>
        <w:t xml:space="preserve">She finds them in </w:t>
      </w:r>
      <w:proofErr w:type="spellStart"/>
      <w:r>
        <w:t>Somoa</w:t>
      </w:r>
      <w:proofErr w:type="spellEnd"/>
      <w:r>
        <w:t xml:space="preserve"> and Tonga and off Western Australia</w:t>
      </w:r>
    </w:p>
  </w:comment>
  <w:comment w:id="303" w:author="Tracey Rogers" w:date="2021-04-15T13:09:00Z" w:initials="TR">
    <w:p w14:paraId="00879332" w14:textId="25268117" w:rsidR="00A44F83" w:rsidRDefault="00A44F83">
      <w:pPr>
        <w:pStyle w:val="CommentText"/>
      </w:pPr>
      <w:r>
        <w:rPr>
          <w:rStyle w:val="CommentReference"/>
        </w:rPr>
        <w:annotationRef/>
      </w:r>
      <w:r>
        <w:t>Satellite tracking one where they found them travelling to warm waters</w:t>
      </w:r>
    </w:p>
  </w:comment>
  <w:comment w:id="326" w:author="Tracey Rogers" w:date="2021-04-15T13:20:00Z" w:initials="TR">
    <w:p w14:paraId="75F2D1A1" w14:textId="28E2E582" w:rsidR="00A44F83" w:rsidRDefault="00A44F83">
      <w:pPr>
        <w:pStyle w:val="CommentText"/>
      </w:pPr>
      <w:r>
        <w:rPr>
          <w:rStyle w:val="CommentReference"/>
        </w:rPr>
        <w:annotationRef/>
      </w:r>
      <w:proofErr w:type="spellStart"/>
      <w:r>
        <w:t>Carefule</w:t>
      </w:r>
      <w:proofErr w:type="spellEnd"/>
      <w:r>
        <w:t xml:space="preserve"> with wording here</w:t>
      </w:r>
    </w:p>
  </w:comment>
  <w:comment w:id="341" w:author="Tracey Rogers" w:date="2021-04-15T12:14:00Z" w:initials="TR">
    <w:p w14:paraId="0CDE9B33" w14:textId="41822A81" w:rsidR="00A44F83" w:rsidRDefault="00A44F83">
      <w:pPr>
        <w:pStyle w:val="CommentText"/>
      </w:pPr>
      <w:r>
        <w:rPr>
          <w:rStyle w:val="CommentReference"/>
        </w:rPr>
        <w:annotationRef/>
      </w:r>
      <w:r>
        <w:t>Don’t talk about your methods in the discussion – unless you are developing new methodology</w:t>
      </w:r>
    </w:p>
  </w:comment>
  <w:comment w:id="353" w:author="Tracey Rogers" w:date="2021-04-15T13:21:00Z" w:initials="TR">
    <w:p w14:paraId="17BA6FB4" w14:textId="723979A9" w:rsidR="00A44F83" w:rsidRDefault="00A44F83">
      <w:pPr>
        <w:pStyle w:val="CommentText"/>
      </w:pPr>
      <w:r>
        <w:rPr>
          <w:rStyle w:val="CommentReference"/>
        </w:rPr>
        <w:annotationRef/>
      </w:r>
      <w:r>
        <w:t>I would be careful about saying this because this isn’t really what you have looked at now.</w:t>
      </w:r>
    </w:p>
    <w:p w14:paraId="21FD3F02" w14:textId="2A0E9E53" w:rsidR="00A44F83" w:rsidRDefault="00A44F83">
      <w:pPr>
        <w:pStyle w:val="CommentText"/>
      </w:pPr>
    </w:p>
    <w:p w14:paraId="556BE3E4" w14:textId="77777777" w:rsidR="00A44F83" w:rsidRDefault="00A44F83">
      <w:pPr>
        <w:pStyle w:val="CommentText"/>
      </w:pPr>
      <w:r>
        <w:t>You have looked at whether:</w:t>
      </w:r>
    </w:p>
    <w:p w14:paraId="4E478BE1" w14:textId="77777777" w:rsidR="00A44F83" w:rsidRDefault="00A44F83">
      <w:pPr>
        <w:pStyle w:val="CommentText"/>
      </w:pPr>
    </w:p>
    <w:p w14:paraId="0DDCA2F5" w14:textId="0C36681C" w:rsidR="00A44F83" w:rsidRDefault="00A44F83">
      <w:pPr>
        <w:pStyle w:val="CommentText"/>
      </w:pPr>
      <w:r>
        <w:t xml:space="preserve">- there is a correlation between the </w:t>
      </w:r>
      <w:r w:rsidRPr="00E458FC">
        <w:t>interannual fluctuation</w:t>
      </w:r>
      <w:r>
        <w:t xml:space="preserve"> in the timing of the presence of blue whales and</w:t>
      </w:r>
      <w:r w:rsidRPr="00E458FC">
        <w:t xml:space="preserve"> </w:t>
      </w:r>
      <w:r>
        <w:t xml:space="preserve">different environmental factors between the two sits, either side of the ** in the </w:t>
      </w:r>
      <w:r w:rsidRPr="00CF2C3A">
        <w:rPr>
          <w:rFonts w:ascii="Georgia" w:hAnsi="Georgia"/>
          <w:color w:val="333333"/>
          <w:sz w:val="27"/>
          <w:szCs w:val="27"/>
          <w:shd w:val="clear" w:color="auto" w:fill="FCFCFC"/>
        </w:rPr>
        <w:t>central Indian Ocean</w:t>
      </w:r>
      <w:r>
        <w:rPr>
          <w:rFonts w:ascii="Georgia" w:hAnsi="Georgia"/>
          <w:color w:val="333333"/>
          <w:sz w:val="27"/>
          <w:szCs w:val="27"/>
          <w:shd w:val="clear" w:color="auto" w:fill="FCFCFC"/>
        </w:rPr>
        <w:t>.</w:t>
      </w:r>
    </w:p>
    <w:p w14:paraId="2EEF7A92" w14:textId="77777777" w:rsidR="00A44F83" w:rsidRDefault="00A44F83">
      <w:pPr>
        <w:pStyle w:val="CommentText"/>
      </w:pPr>
    </w:p>
    <w:p w14:paraId="2AD9F2A2" w14:textId="6981ADA5" w:rsidR="00A44F83" w:rsidRDefault="00A44F8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4A7221" w15:done="0"/>
  <w15:commentEx w15:paraId="786AB9F6" w15:done="0"/>
  <w15:commentEx w15:paraId="241794CD" w15:done="1"/>
  <w15:commentEx w15:paraId="37B438A4" w15:done="0"/>
  <w15:commentEx w15:paraId="17EDBFF3" w15:paraIdParent="37B438A4" w15:done="0"/>
  <w15:commentEx w15:paraId="1A055ADF" w15:done="1"/>
  <w15:commentEx w15:paraId="754B8B63" w15:done="1"/>
  <w15:commentEx w15:paraId="4D68036D" w15:done="0"/>
  <w15:commentEx w15:paraId="4553164C" w15:done="0"/>
  <w15:commentEx w15:paraId="130B3674" w15:done="0"/>
  <w15:commentEx w15:paraId="36B0CAA3" w15:done="0"/>
  <w15:commentEx w15:paraId="75A63A46" w15:done="1"/>
  <w15:commentEx w15:paraId="775ACD26" w15:done="0"/>
  <w15:commentEx w15:paraId="0F2C17EC" w15:done="0"/>
  <w15:commentEx w15:paraId="299E60BF" w15:done="1"/>
  <w15:commentEx w15:paraId="0B884C9E" w15:done="0"/>
  <w15:commentEx w15:paraId="420F54AA" w15:done="0"/>
  <w15:commentEx w15:paraId="2050DCFE" w15:done="0"/>
  <w15:commentEx w15:paraId="526A3402" w15:done="0"/>
  <w15:commentEx w15:paraId="016D4214" w15:done="0"/>
  <w15:commentEx w15:paraId="65B3815E" w15:done="0"/>
  <w15:commentEx w15:paraId="497F6E93" w15:done="0"/>
  <w15:commentEx w15:paraId="59A242F7" w15:done="0"/>
  <w15:commentEx w15:paraId="37C64672" w15:done="0"/>
  <w15:commentEx w15:paraId="55321C87" w15:done="0"/>
  <w15:commentEx w15:paraId="4D810F27" w15:done="0"/>
  <w15:commentEx w15:paraId="339447B8" w15:done="0"/>
  <w15:commentEx w15:paraId="73656E15" w15:done="0"/>
  <w15:commentEx w15:paraId="6078AE54" w15:done="0"/>
  <w15:commentEx w15:paraId="304AF6D6" w15:done="0"/>
  <w15:commentEx w15:paraId="79AAC107" w15:done="0"/>
  <w15:commentEx w15:paraId="2AA68909" w15:done="0"/>
  <w15:commentEx w15:paraId="00879332" w15:done="0"/>
  <w15:commentEx w15:paraId="75F2D1A1" w15:done="0"/>
  <w15:commentEx w15:paraId="0CDE9B33" w15:done="0"/>
  <w15:commentEx w15:paraId="2AD9F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E354" w16cex:dateUtc="2021-04-08T10:17:00Z"/>
  <w16cex:commentExtensible w16cex:durableId="2422A0C9" w16cex:dateUtc="2021-04-15T01:23:00Z"/>
  <w16cex:commentExtensible w16cex:durableId="24229DD6" w16cex:dateUtc="2021-04-15T01:11:00Z"/>
  <w16cex:commentExtensible w16cex:durableId="241ED845" w16cex:dateUtc="2021-04-12T04:31:00Z"/>
  <w16cex:commentExtensible w16cex:durableId="241ED846" w16cex:dateUtc="2021-04-12T04:31:00Z"/>
  <w16cex:commentExtensible w16cex:durableId="241ED865" w16cex:dateUtc="2021-04-12T04:32:00Z"/>
  <w16cex:commentExtensible w16cex:durableId="2419E3BC" w16cex:dateUtc="2021-04-08T10:19:00Z"/>
  <w16cex:commentExtensible w16cex:durableId="2419E43A" w16cex:dateUtc="2021-04-08T10:21:00Z"/>
  <w16cex:commentExtensible w16cex:durableId="24229F0A" w16cex:dateUtc="2021-04-15T01:16:00Z"/>
  <w16cex:commentExtensible w16cex:durableId="241ED97C" w16cex:dateUtc="2021-04-08T10:19:00Z"/>
  <w16cex:commentExtensible w16cex:durableId="2426E544" w16cex:dateUtc="2021-04-18T07:05:00Z"/>
  <w16cex:commentExtensible w16cex:durableId="24229F97" w16cex:dateUtc="2021-04-15T01:18:00Z"/>
  <w16cex:commentExtensible w16cex:durableId="2419E636" w16cex:dateUtc="2021-04-08T10:29:00Z"/>
  <w16cex:commentExtensible w16cex:durableId="2422AE36" w16cex:dateUtc="2021-04-15T02:21:00Z"/>
  <w16cex:commentExtensible w16cex:durableId="2422AC7E" w16cex:dateUtc="2021-04-15T02:13:00Z"/>
  <w16cex:commentExtensible w16cex:durableId="242814E8" w16cex:dateUtc="2021-04-19T04:40:00Z"/>
  <w16cex:commentExtensible w16cex:durableId="2419F579" w16cex:dateUtc="2021-04-08T11:34:00Z"/>
  <w16cex:commentExtensible w16cex:durableId="2419EA73" w16cex:dateUtc="2021-04-08T10:47:00Z"/>
  <w16cex:commentExtensible w16cex:durableId="2419EC69" w16cex:dateUtc="2021-04-08T10:56:00Z"/>
  <w16cex:commentExtensible w16cex:durableId="2419F0E2" w16cex:dateUtc="2021-04-08T11:15:00Z"/>
  <w16cex:commentExtensible w16cex:durableId="2422EAE5" w16cex:dateUtc="2021-04-15T06:40:00Z"/>
  <w16cex:commentExtensible w16cex:durableId="2422DE59" w16cex:dateUtc="2021-04-15T05:46:00Z"/>
  <w16cex:commentExtensible w16cex:durableId="2422AA98" w16cex:dateUtc="2021-04-15T02:05:00Z"/>
  <w16cex:commentExtensible w16cex:durableId="2419F2F0" w16cex:dateUtc="2021-04-08T11:24:00Z"/>
  <w16cex:commentExtensible w16cex:durableId="2419F31A" w16cex:dateUtc="2021-04-08T11:24:00Z"/>
  <w16cex:commentExtensible w16cex:durableId="2419F5A2" w16cex:dateUtc="2021-04-08T11:35:00Z"/>
  <w16cex:commentExtensible w16cex:durableId="2419F4D6" w16cex:dateUtc="2021-04-08T11:32:00Z"/>
  <w16cex:commentExtensible w16cex:durableId="2419FB59" w16cex:dateUtc="2021-04-08T11:59:00Z"/>
  <w16cex:commentExtensible w16cex:durableId="2422AB2F" w16cex:dateUtc="2021-04-15T02:08:00Z"/>
  <w16cex:commentExtensible w16cex:durableId="2422B918" w16cex:dateUtc="2021-04-15T03:07:00Z"/>
  <w16cex:commentExtensible w16cex:durableId="2422BA50" w16cex:dateUtc="2021-04-15T03:12:00Z"/>
  <w16cex:commentExtensible w16cex:durableId="2422BA3A" w16cex:dateUtc="2021-04-15T03:12:00Z"/>
  <w16cex:commentExtensible w16cex:durableId="2422B986" w16cex:dateUtc="2021-04-15T03:09:00Z"/>
  <w16cex:commentExtensible w16cex:durableId="2422BC04" w16cex:dateUtc="2021-04-15T03:20:00Z"/>
  <w16cex:commentExtensible w16cex:durableId="2422ACAD" w16cex:dateUtc="2021-04-15T02:14:00Z"/>
  <w16cex:commentExtensible w16cex:durableId="2422BC53" w16cex:dateUtc="2021-04-15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4A7221" w16cid:durableId="2419E354"/>
  <w16cid:commentId w16cid:paraId="786AB9F6" w16cid:durableId="2422A0C9"/>
  <w16cid:commentId w16cid:paraId="241794CD" w16cid:durableId="24229DD6"/>
  <w16cid:commentId w16cid:paraId="37B438A4" w16cid:durableId="241ED845"/>
  <w16cid:commentId w16cid:paraId="17EDBFF3" w16cid:durableId="241ED846"/>
  <w16cid:commentId w16cid:paraId="1A055ADF" w16cid:durableId="241ED865"/>
  <w16cid:commentId w16cid:paraId="754B8B63" w16cid:durableId="2419E3BC"/>
  <w16cid:commentId w16cid:paraId="4D68036D" w16cid:durableId="2419E43A"/>
  <w16cid:commentId w16cid:paraId="4553164C" w16cid:durableId="24229F0A"/>
  <w16cid:commentId w16cid:paraId="130B3674" w16cid:durableId="241ED97C"/>
  <w16cid:commentId w16cid:paraId="36B0CAA3" w16cid:durableId="2426E544"/>
  <w16cid:commentId w16cid:paraId="75A63A46" w16cid:durableId="24229F97"/>
  <w16cid:commentId w16cid:paraId="775ACD26" w16cid:durableId="2419E636"/>
  <w16cid:commentId w16cid:paraId="0F2C17EC" w16cid:durableId="2422AE36"/>
  <w16cid:commentId w16cid:paraId="299E60BF" w16cid:durableId="2422AC7E"/>
  <w16cid:commentId w16cid:paraId="0B884C9E" w16cid:durableId="242814E8"/>
  <w16cid:commentId w16cid:paraId="420F54AA" w16cid:durableId="2419F579"/>
  <w16cid:commentId w16cid:paraId="2050DCFE" w16cid:durableId="2419EA73"/>
  <w16cid:commentId w16cid:paraId="526A3402" w16cid:durableId="2419EC69"/>
  <w16cid:commentId w16cid:paraId="016D4214" w16cid:durableId="2419F0E2"/>
  <w16cid:commentId w16cid:paraId="65B3815E" w16cid:durableId="2422EAE5"/>
  <w16cid:commentId w16cid:paraId="497F6E93" w16cid:durableId="2422DE59"/>
  <w16cid:commentId w16cid:paraId="59A242F7" w16cid:durableId="2422AA98"/>
  <w16cid:commentId w16cid:paraId="37C64672" w16cid:durableId="2419F2F0"/>
  <w16cid:commentId w16cid:paraId="55321C87" w16cid:durableId="2419F31A"/>
  <w16cid:commentId w16cid:paraId="4D810F27" w16cid:durableId="2419F5A2"/>
  <w16cid:commentId w16cid:paraId="339447B8" w16cid:durableId="2419F4D6"/>
  <w16cid:commentId w16cid:paraId="73656E15" w16cid:durableId="2419FB59"/>
  <w16cid:commentId w16cid:paraId="6078AE54" w16cid:durableId="2422AB2F"/>
  <w16cid:commentId w16cid:paraId="304AF6D6" w16cid:durableId="2422B918"/>
  <w16cid:commentId w16cid:paraId="79AAC107" w16cid:durableId="2422BA50"/>
  <w16cid:commentId w16cid:paraId="2AA68909" w16cid:durableId="2422BA3A"/>
  <w16cid:commentId w16cid:paraId="00879332" w16cid:durableId="2422B986"/>
  <w16cid:commentId w16cid:paraId="75F2D1A1" w16cid:durableId="2422BC04"/>
  <w16cid:commentId w16cid:paraId="0CDE9B33" w16cid:durableId="2422ACAD"/>
  <w16cid:commentId w16cid:paraId="2AD9F2A2" w16cid:durableId="2422BC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5460"/>
    <w:multiLevelType w:val="hybridMultilevel"/>
    <w:tmpl w:val="464E6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133C3"/>
    <w:multiLevelType w:val="hybridMultilevel"/>
    <w:tmpl w:val="FDC61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D0675"/>
    <w:multiLevelType w:val="hybridMultilevel"/>
    <w:tmpl w:val="B8E4A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B523E"/>
    <w:multiLevelType w:val="hybridMultilevel"/>
    <w:tmpl w:val="A8345090"/>
    <w:lvl w:ilvl="0" w:tplc="320A1C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3318C3"/>
    <w:multiLevelType w:val="hybridMultilevel"/>
    <w:tmpl w:val="521EBAA4"/>
    <w:lvl w:ilvl="0" w:tplc="76CAA1BC">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860399"/>
    <w:multiLevelType w:val="hybridMultilevel"/>
    <w:tmpl w:val="F04C37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F6564D"/>
    <w:multiLevelType w:val="hybridMultilevel"/>
    <w:tmpl w:val="78C6A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4"/>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acey Rogers">
    <w15:presenceInfo w15:providerId="AD" w15:userId="S::z3231340@ad.unsw.edu.au::28067e86-2c67-4fa7-b1eb-3686f9053549"/>
  </w15:person>
  <w15:person w15:author="Huang Lyra">
    <w15:presenceInfo w15:providerId="Windows Live" w15:userId="f157cd3159418d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dffz2atm0v5auedaeup9rpgpvppxxf00dwt&quot;&gt;Chagos whale&lt;record-ids&gt;&lt;item&gt;93&lt;/item&gt;&lt;item&gt;99&lt;/item&gt;&lt;item&gt;105&lt;/item&gt;&lt;item&gt;129&lt;/item&gt;&lt;item&gt;148&lt;/item&gt;&lt;item&gt;150&lt;/item&gt;&lt;item&gt;155&lt;/item&gt;&lt;item&gt;159&lt;/item&gt;&lt;item&gt;163&lt;/item&gt;&lt;item&gt;164&lt;/item&gt;&lt;item&gt;173&lt;/item&gt;&lt;item&gt;176&lt;/item&gt;&lt;item&gt;179&lt;/item&gt;&lt;item&gt;180&lt;/item&gt;&lt;item&gt;181&lt;/item&gt;&lt;item&gt;184&lt;/item&gt;&lt;/record-ids&gt;&lt;/item&gt;&lt;/Libraries&gt;"/>
  </w:docVars>
  <w:rsids>
    <w:rsidRoot w:val="00093086"/>
    <w:rsid w:val="00003528"/>
    <w:rsid w:val="000157E1"/>
    <w:rsid w:val="00024923"/>
    <w:rsid w:val="00031FCE"/>
    <w:rsid w:val="00041249"/>
    <w:rsid w:val="00041A66"/>
    <w:rsid w:val="000509F4"/>
    <w:rsid w:val="00057C5E"/>
    <w:rsid w:val="00061BAB"/>
    <w:rsid w:val="00093086"/>
    <w:rsid w:val="000936A8"/>
    <w:rsid w:val="000959C7"/>
    <w:rsid w:val="000A2F33"/>
    <w:rsid w:val="000A6572"/>
    <w:rsid w:val="000B0B79"/>
    <w:rsid w:val="000C132F"/>
    <w:rsid w:val="000C3D90"/>
    <w:rsid w:val="000C44FB"/>
    <w:rsid w:val="000C7E37"/>
    <w:rsid w:val="000D22DC"/>
    <w:rsid w:val="000D4E03"/>
    <w:rsid w:val="000F1A0B"/>
    <w:rsid w:val="0010039A"/>
    <w:rsid w:val="00105BF6"/>
    <w:rsid w:val="00106F58"/>
    <w:rsid w:val="00107AAB"/>
    <w:rsid w:val="00113A88"/>
    <w:rsid w:val="00114294"/>
    <w:rsid w:val="00134143"/>
    <w:rsid w:val="00140338"/>
    <w:rsid w:val="00153B8E"/>
    <w:rsid w:val="00172045"/>
    <w:rsid w:val="00175F9C"/>
    <w:rsid w:val="0019396A"/>
    <w:rsid w:val="00193EBC"/>
    <w:rsid w:val="0019403E"/>
    <w:rsid w:val="001942FF"/>
    <w:rsid w:val="00195FC0"/>
    <w:rsid w:val="001B0B6F"/>
    <w:rsid w:val="001B11B8"/>
    <w:rsid w:val="001B298E"/>
    <w:rsid w:val="001B6E99"/>
    <w:rsid w:val="001C18C4"/>
    <w:rsid w:val="001D5F3B"/>
    <w:rsid w:val="001E2411"/>
    <w:rsid w:val="001F13B3"/>
    <w:rsid w:val="001F3885"/>
    <w:rsid w:val="001F3FE1"/>
    <w:rsid w:val="0020292F"/>
    <w:rsid w:val="0020595B"/>
    <w:rsid w:val="00211884"/>
    <w:rsid w:val="00213C92"/>
    <w:rsid w:val="00224F2A"/>
    <w:rsid w:val="002273F6"/>
    <w:rsid w:val="002323A6"/>
    <w:rsid w:val="00256703"/>
    <w:rsid w:val="00262BAC"/>
    <w:rsid w:val="002735DD"/>
    <w:rsid w:val="00276B76"/>
    <w:rsid w:val="002770AC"/>
    <w:rsid w:val="00285B50"/>
    <w:rsid w:val="00287BA0"/>
    <w:rsid w:val="002926C0"/>
    <w:rsid w:val="00293856"/>
    <w:rsid w:val="002A6927"/>
    <w:rsid w:val="002B22A3"/>
    <w:rsid w:val="002B2F24"/>
    <w:rsid w:val="002B62E0"/>
    <w:rsid w:val="002E26FD"/>
    <w:rsid w:val="002E4F48"/>
    <w:rsid w:val="002E6BF7"/>
    <w:rsid w:val="003008DD"/>
    <w:rsid w:val="00304375"/>
    <w:rsid w:val="0031359A"/>
    <w:rsid w:val="00332036"/>
    <w:rsid w:val="003336F2"/>
    <w:rsid w:val="00350853"/>
    <w:rsid w:val="00362C02"/>
    <w:rsid w:val="0037419B"/>
    <w:rsid w:val="00391452"/>
    <w:rsid w:val="003A31A2"/>
    <w:rsid w:val="003A3DB5"/>
    <w:rsid w:val="003A557C"/>
    <w:rsid w:val="003B017A"/>
    <w:rsid w:val="003B03E7"/>
    <w:rsid w:val="003B0E13"/>
    <w:rsid w:val="003B6FEC"/>
    <w:rsid w:val="003B7130"/>
    <w:rsid w:val="003C165F"/>
    <w:rsid w:val="003C6D63"/>
    <w:rsid w:val="003C7B2A"/>
    <w:rsid w:val="003D4C32"/>
    <w:rsid w:val="003E1B4F"/>
    <w:rsid w:val="003E2A98"/>
    <w:rsid w:val="003E3474"/>
    <w:rsid w:val="003E46DE"/>
    <w:rsid w:val="003E6726"/>
    <w:rsid w:val="003F3862"/>
    <w:rsid w:val="00403F8D"/>
    <w:rsid w:val="0041698E"/>
    <w:rsid w:val="00421676"/>
    <w:rsid w:val="004513DB"/>
    <w:rsid w:val="00452866"/>
    <w:rsid w:val="00452EEB"/>
    <w:rsid w:val="00460B9E"/>
    <w:rsid w:val="0046679F"/>
    <w:rsid w:val="00472108"/>
    <w:rsid w:val="00473EAB"/>
    <w:rsid w:val="004743C8"/>
    <w:rsid w:val="004746E9"/>
    <w:rsid w:val="004855D6"/>
    <w:rsid w:val="00487A73"/>
    <w:rsid w:val="0049096A"/>
    <w:rsid w:val="00494E26"/>
    <w:rsid w:val="004968D3"/>
    <w:rsid w:val="004A0FBB"/>
    <w:rsid w:val="004B01BD"/>
    <w:rsid w:val="004B347A"/>
    <w:rsid w:val="004C2F0A"/>
    <w:rsid w:val="004C5606"/>
    <w:rsid w:val="004D1141"/>
    <w:rsid w:val="004D35F5"/>
    <w:rsid w:val="004E2797"/>
    <w:rsid w:val="004E3E39"/>
    <w:rsid w:val="004E47D1"/>
    <w:rsid w:val="004F3265"/>
    <w:rsid w:val="00500A6A"/>
    <w:rsid w:val="005077B3"/>
    <w:rsid w:val="005109CC"/>
    <w:rsid w:val="00514741"/>
    <w:rsid w:val="00527A67"/>
    <w:rsid w:val="00530265"/>
    <w:rsid w:val="00530AAA"/>
    <w:rsid w:val="00541692"/>
    <w:rsid w:val="005436B0"/>
    <w:rsid w:val="005454AC"/>
    <w:rsid w:val="00555DB1"/>
    <w:rsid w:val="005561D7"/>
    <w:rsid w:val="0057172B"/>
    <w:rsid w:val="00572F25"/>
    <w:rsid w:val="005776E8"/>
    <w:rsid w:val="0059195D"/>
    <w:rsid w:val="005C0D00"/>
    <w:rsid w:val="005C7AC6"/>
    <w:rsid w:val="005D565E"/>
    <w:rsid w:val="005E0A59"/>
    <w:rsid w:val="005E1856"/>
    <w:rsid w:val="005F1EA8"/>
    <w:rsid w:val="005F2BD9"/>
    <w:rsid w:val="0060397F"/>
    <w:rsid w:val="00611F06"/>
    <w:rsid w:val="00612068"/>
    <w:rsid w:val="00616055"/>
    <w:rsid w:val="00617293"/>
    <w:rsid w:val="0062433C"/>
    <w:rsid w:val="00624922"/>
    <w:rsid w:val="00624FEC"/>
    <w:rsid w:val="006256FD"/>
    <w:rsid w:val="00627C1F"/>
    <w:rsid w:val="00637692"/>
    <w:rsid w:val="0064088B"/>
    <w:rsid w:val="006461B2"/>
    <w:rsid w:val="006477C6"/>
    <w:rsid w:val="0065122C"/>
    <w:rsid w:val="0066252D"/>
    <w:rsid w:val="00664450"/>
    <w:rsid w:val="00665BB2"/>
    <w:rsid w:val="0067128F"/>
    <w:rsid w:val="00673766"/>
    <w:rsid w:val="00675A59"/>
    <w:rsid w:val="00681800"/>
    <w:rsid w:val="0068795D"/>
    <w:rsid w:val="00687D98"/>
    <w:rsid w:val="006A6CAA"/>
    <w:rsid w:val="006B1998"/>
    <w:rsid w:val="006B4D8B"/>
    <w:rsid w:val="006B778D"/>
    <w:rsid w:val="006B77E5"/>
    <w:rsid w:val="006F3CF3"/>
    <w:rsid w:val="00702070"/>
    <w:rsid w:val="0070653F"/>
    <w:rsid w:val="00707FC9"/>
    <w:rsid w:val="007211A1"/>
    <w:rsid w:val="00722BCB"/>
    <w:rsid w:val="007231AD"/>
    <w:rsid w:val="007251A6"/>
    <w:rsid w:val="00732138"/>
    <w:rsid w:val="007365D1"/>
    <w:rsid w:val="007402F6"/>
    <w:rsid w:val="00741AB9"/>
    <w:rsid w:val="0074424F"/>
    <w:rsid w:val="00750E14"/>
    <w:rsid w:val="00753CB0"/>
    <w:rsid w:val="007546F2"/>
    <w:rsid w:val="00767095"/>
    <w:rsid w:val="00773CC7"/>
    <w:rsid w:val="007766BB"/>
    <w:rsid w:val="0078678C"/>
    <w:rsid w:val="00793BB3"/>
    <w:rsid w:val="00794311"/>
    <w:rsid w:val="007A5ED1"/>
    <w:rsid w:val="007B0734"/>
    <w:rsid w:val="007B4AAB"/>
    <w:rsid w:val="007D493C"/>
    <w:rsid w:val="007E7BDC"/>
    <w:rsid w:val="007F2D08"/>
    <w:rsid w:val="008074E2"/>
    <w:rsid w:val="00822317"/>
    <w:rsid w:val="00822360"/>
    <w:rsid w:val="00824127"/>
    <w:rsid w:val="00824472"/>
    <w:rsid w:val="00832AD5"/>
    <w:rsid w:val="00835E20"/>
    <w:rsid w:val="008369E3"/>
    <w:rsid w:val="008413EF"/>
    <w:rsid w:val="00846E3A"/>
    <w:rsid w:val="008544F3"/>
    <w:rsid w:val="00863DDF"/>
    <w:rsid w:val="008670D7"/>
    <w:rsid w:val="0088498C"/>
    <w:rsid w:val="008849B1"/>
    <w:rsid w:val="0089452F"/>
    <w:rsid w:val="008C33A3"/>
    <w:rsid w:val="008C558E"/>
    <w:rsid w:val="008E77E6"/>
    <w:rsid w:val="008F2912"/>
    <w:rsid w:val="0091168C"/>
    <w:rsid w:val="00913370"/>
    <w:rsid w:val="009164B0"/>
    <w:rsid w:val="00927D4C"/>
    <w:rsid w:val="009368F9"/>
    <w:rsid w:val="00953BC4"/>
    <w:rsid w:val="00974C57"/>
    <w:rsid w:val="009756E3"/>
    <w:rsid w:val="0097691A"/>
    <w:rsid w:val="00980D28"/>
    <w:rsid w:val="009867AE"/>
    <w:rsid w:val="00992C4C"/>
    <w:rsid w:val="0099630D"/>
    <w:rsid w:val="00997279"/>
    <w:rsid w:val="009A4EC4"/>
    <w:rsid w:val="009A7E9C"/>
    <w:rsid w:val="009B6175"/>
    <w:rsid w:val="009C3D85"/>
    <w:rsid w:val="009C69C8"/>
    <w:rsid w:val="009D16F3"/>
    <w:rsid w:val="009D6622"/>
    <w:rsid w:val="009D7D2A"/>
    <w:rsid w:val="009E02FA"/>
    <w:rsid w:val="009E066B"/>
    <w:rsid w:val="009E4593"/>
    <w:rsid w:val="009E507A"/>
    <w:rsid w:val="009E7766"/>
    <w:rsid w:val="009F603D"/>
    <w:rsid w:val="00A0151D"/>
    <w:rsid w:val="00A054D7"/>
    <w:rsid w:val="00A07924"/>
    <w:rsid w:val="00A1227B"/>
    <w:rsid w:val="00A12CB5"/>
    <w:rsid w:val="00A1574B"/>
    <w:rsid w:val="00A21271"/>
    <w:rsid w:val="00A27705"/>
    <w:rsid w:val="00A30523"/>
    <w:rsid w:val="00A3105B"/>
    <w:rsid w:val="00A328A4"/>
    <w:rsid w:val="00A34858"/>
    <w:rsid w:val="00A438C1"/>
    <w:rsid w:val="00A44F83"/>
    <w:rsid w:val="00A506F8"/>
    <w:rsid w:val="00A616C6"/>
    <w:rsid w:val="00A61D9B"/>
    <w:rsid w:val="00A7331D"/>
    <w:rsid w:val="00A7351F"/>
    <w:rsid w:val="00A916E3"/>
    <w:rsid w:val="00AA57A2"/>
    <w:rsid w:val="00AB04F9"/>
    <w:rsid w:val="00AB5954"/>
    <w:rsid w:val="00AC244C"/>
    <w:rsid w:val="00AC643D"/>
    <w:rsid w:val="00AD246C"/>
    <w:rsid w:val="00AE68BB"/>
    <w:rsid w:val="00AF4F26"/>
    <w:rsid w:val="00AF69F2"/>
    <w:rsid w:val="00B10146"/>
    <w:rsid w:val="00B128A0"/>
    <w:rsid w:val="00B16216"/>
    <w:rsid w:val="00B17419"/>
    <w:rsid w:val="00B2605C"/>
    <w:rsid w:val="00B45C54"/>
    <w:rsid w:val="00B460E6"/>
    <w:rsid w:val="00B61B81"/>
    <w:rsid w:val="00B65F42"/>
    <w:rsid w:val="00B679AA"/>
    <w:rsid w:val="00B72154"/>
    <w:rsid w:val="00B7458D"/>
    <w:rsid w:val="00B75A32"/>
    <w:rsid w:val="00B90929"/>
    <w:rsid w:val="00BA48D2"/>
    <w:rsid w:val="00BA6112"/>
    <w:rsid w:val="00BC1336"/>
    <w:rsid w:val="00BC219C"/>
    <w:rsid w:val="00BC7338"/>
    <w:rsid w:val="00BD1015"/>
    <w:rsid w:val="00BD37BC"/>
    <w:rsid w:val="00BD3D82"/>
    <w:rsid w:val="00BE2BB0"/>
    <w:rsid w:val="00BE6E00"/>
    <w:rsid w:val="00BF1AE5"/>
    <w:rsid w:val="00BF2B15"/>
    <w:rsid w:val="00BF5E75"/>
    <w:rsid w:val="00C10DE0"/>
    <w:rsid w:val="00C11261"/>
    <w:rsid w:val="00C14BDA"/>
    <w:rsid w:val="00C17541"/>
    <w:rsid w:val="00C23867"/>
    <w:rsid w:val="00C24CC4"/>
    <w:rsid w:val="00C368B0"/>
    <w:rsid w:val="00C37397"/>
    <w:rsid w:val="00C4379A"/>
    <w:rsid w:val="00C444F2"/>
    <w:rsid w:val="00C5518D"/>
    <w:rsid w:val="00C60D4B"/>
    <w:rsid w:val="00C644D7"/>
    <w:rsid w:val="00C67F03"/>
    <w:rsid w:val="00C706A0"/>
    <w:rsid w:val="00C71AED"/>
    <w:rsid w:val="00C8095E"/>
    <w:rsid w:val="00CA0FB3"/>
    <w:rsid w:val="00CA1FC2"/>
    <w:rsid w:val="00CA7B57"/>
    <w:rsid w:val="00CB1966"/>
    <w:rsid w:val="00CD7E87"/>
    <w:rsid w:val="00CE38A9"/>
    <w:rsid w:val="00CE52DA"/>
    <w:rsid w:val="00CF10AE"/>
    <w:rsid w:val="00CF2AB0"/>
    <w:rsid w:val="00CF2C3A"/>
    <w:rsid w:val="00CF2F5E"/>
    <w:rsid w:val="00CF59AB"/>
    <w:rsid w:val="00CF7FE0"/>
    <w:rsid w:val="00D02005"/>
    <w:rsid w:val="00D1437B"/>
    <w:rsid w:val="00D16790"/>
    <w:rsid w:val="00D171EA"/>
    <w:rsid w:val="00D2106F"/>
    <w:rsid w:val="00D234B1"/>
    <w:rsid w:val="00D305F7"/>
    <w:rsid w:val="00D361E6"/>
    <w:rsid w:val="00D43723"/>
    <w:rsid w:val="00D43B16"/>
    <w:rsid w:val="00D45AEA"/>
    <w:rsid w:val="00D630AE"/>
    <w:rsid w:val="00D74A16"/>
    <w:rsid w:val="00D75227"/>
    <w:rsid w:val="00D75683"/>
    <w:rsid w:val="00D759E2"/>
    <w:rsid w:val="00D777B4"/>
    <w:rsid w:val="00D84B83"/>
    <w:rsid w:val="00D90CD2"/>
    <w:rsid w:val="00D97302"/>
    <w:rsid w:val="00DA4EEC"/>
    <w:rsid w:val="00DA5B22"/>
    <w:rsid w:val="00DB04F5"/>
    <w:rsid w:val="00DB15C7"/>
    <w:rsid w:val="00DB5B99"/>
    <w:rsid w:val="00DF3B71"/>
    <w:rsid w:val="00E02654"/>
    <w:rsid w:val="00E14A0B"/>
    <w:rsid w:val="00E2360C"/>
    <w:rsid w:val="00E356F3"/>
    <w:rsid w:val="00E41DA1"/>
    <w:rsid w:val="00E458FC"/>
    <w:rsid w:val="00E46D68"/>
    <w:rsid w:val="00E502D2"/>
    <w:rsid w:val="00E5051A"/>
    <w:rsid w:val="00E61192"/>
    <w:rsid w:val="00E67D8F"/>
    <w:rsid w:val="00E903D9"/>
    <w:rsid w:val="00E903E2"/>
    <w:rsid w:val="00EA1282"/>
    <w:rsid w:val="00EA1F72"/>
    <w:rsid w:val="00EA3AFC"/>
    <w:rsid w:val="00EB5AF5"/>
    <w:rsid w:val="00EC079A"/>
    <w:rsid w:val="00EC1D78"/>
    <w:rsid w:val="00EC2519"/>
    <w:rsid w:val="00EC70E4"/>
    <w:rsid w:val="00ED3C2F"/>
    <w:rsid w:val="00ED614F"/>
    <w:rsid w:val="00ED6C9D"/>
    <w:rsid w:val="00EE14AF"/>
    <w:rsid w:val="00EF792A"/>
    <w:rsid w:val="00F06763"/>
    <w:rsid w:val="00F10213"/>
    <w:rsid w:val="00F14330"/>
    <w:rsid w:val="00F32B06"/>
    <w:rsid w:val="00F51907"/>
    <w:rsid w:val="00F51D51"/>
    <w:rsid w:val="00F53119"/>
    <w:rsid w:val="00F54758"/>
    <w:rsid w:val="00F61748"/>
    <w:rsid w:val="00F61E6E"/>
    <w:rsid w:val="00F70CEB"/>
    <w:rsid w:val="00F73BEA"/>
    <w:rsid w:val="00F84AEA"/>
    <w:rsid w:val="00F86175"/>
    <w:rsid w:val="00FA293A"/>
    <w:rsid w:val="00FA683C"/>
    <w:rsid w:val="00FB1F18"/>
    <w:rsid w:val="00FB2359"/>
    <w:rsid w:val="00FC105E"/>
    <w:rsid w:val="00FC26CC"/>
    <w:rsid w:val="00FC5529"/>
    <w:rsid w:val="00FC5958"/>
    <w:rsid w:val="00FC63BE"/>
    <w:rsid w:val="00FC77D2"/>
    <w:rsid w:val="00FD0A99"/>
    <w:rsid w:val="00FE01C9"/>
    <w:rsid w:val="00FE17CB"/>
    <w:rsid w:val="00FE373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076E6"/>
  <w15:chartTrackingRefBased/>
  <w15:docId w15:val="{F97AF983-BEAE-EB4C-B4E5-D9417C5A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93086"/>
  </w:style>
  <w:style w:type="paragraph" w:styleId="ListParagraph">
    <w:name w:val="List Paragraph"/>
    <w:basedOn w:val="Normal"/>
    <w:uiPriority w:val="34"/>
    <w:qFormat/>
    <w:rsid w:val="00093086"/>
    <w:pPr>
      <w:ind w:left="720"/>
      <w:contextualSpacing/>
    </w:pPr>
  </w:style>
  <w:style w:type="character" w:styleId="Hyperlink">
    <w:name w:val="Hyperlink"/>
    <w:basedOn w:val="DefaultParagraphFont"/>
    <w:uiPriority w:val="99"/>
    <w:unhideWhenUsed/>
    <w:rsid w:val="00FC5529"/>
    <w:rPr>
      <w:color w:val="0563C1" w:themeColor="hyperlink"/>
      <w:u w:val="single"/>
    </w:rPr>
  </w:style>
  <w:style w:type="character" w:styleId="UnresolvedMention">
    <w:name w:val="Unresolved Mention"/>
    <w:basedOn w:val="DefaultParagraphFont"/>
    <w:uiPriority w:val="99"/>
    <w:semiHidden/>
    <w:unhideWhenUsed/>
    <w:rsid w:val="00FC5529"/>
    <w:rPr>
      <w:color w:val="605E5C"/>
      <w:shd w:val="clear" w:color="auto" w:fill="E1DFDD"/>
    </w:rPr>
  </w:style>
  <w:style w:type="paragraph" w:customStyle="1" w:styleId="EndNoteBibliographyTitle">
    <w:name w:val="EndNote Bibliography Title"/>
    <w:basedOn w:val="Normal"/>
    <w:link w:val="EndNoteBibliographyTitleChar"/>
    <w:rsid w:val="009C3D85"/>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9C3D85"/>
    <w:rPr>
      <w:rFonts w:ascii="Calibri" w:hAnsi="Calibri" w:cs="Calibri"/>
    </w:rPr>
  </w:style>
  <w:style w:type="paragraph" w:customStyle="1" w:styleId="EndNoteBibliography">
    <w:name w:val="EndNote Bibliography"/>
    <w:basedOn w:val="Normal"/>
    <w:link w:val="EndNoteBibliographyChar"/>
    <w:rsid w:val="009C3D85"/>
    <w:rPr>
      <w:rFonts w:ascii="Calibri" w:hAnsi="Calibri" w:cs="Calibri"/>
    </w:rPr>
  </w:style>
  <w:style w:type="character" w:customStyle="1" w:styleId="EndNoteBibliographyChar">
    <w:name w:val="EndNote Bibliography Char"/>
    <w:basedOn w:val="DefaultParagraphFont"/>
    <w:link w:val="EndNoteBibliography"/>
    <w:rsid w:val="009C3D85"/>
    <w:rPr>
      <w:rFonts w:ascii="Calibri" w:hAnsi="Calibri" w:cs="Calibri"/>
    </w:rPr>
  </w:style>
  <w:style w:type="character" w:customStyle="1" w:styleId="a">
    <w:name w:val="_"/>
    <w:basedOn w:val="DefaultParagraphFont"/>
    <w:rsid w:val="00A27705"/>
  </w:style>
  <w:style w:type="paragraph" w:styleId="Caption">
    <w:name w:val="caption"/>
    <w:basedOn w:val="Normal"/>
    <w:next w:val="Normal"/>
    <w:uiPriority w:val="35"/>
    <w:unhideWhenUsed/>
    <w:qFormat/>
    <w:rsid w:val="00EB5AF5"/>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B5AF5"/>
    <w:rPr>
      <w:sz w:val="16"/>
      <w:szCs w:val="16"/>
    </w:rPr>
  </w:style>
  <w:style w:type="paragraph" w:styleId="CommentText">
    <w:name w:val="annotation text"/>
    <w:basedOn w:val="Normal"/>
    <w:link w:val="CommentTextChar"/>
    <w:uiPriority w:val="99"/>
    <w:unhideWhenUsed/>
    <w:rsid w:val="00EB5AF5"/>
    <w:rPr>
      <w:sz w:val="20"/>
      <w:szCs w:val="20"/>
    </w:rPr>
  </w:style>
  <w:style w:type="character" w:customStyle="1" w:styleId="CommentTextChar">
    <w:name w:val="Comment Text Char"/>
    <w:basedOn w:val="DefaultParagraphFont"/>
    <w:link w:val="CommentText"/>
    <w:uiPriority w:val="99"/>
    <w:rsid w:val="00EB5AF5"/>
    <w:rPr>
      <w:sz w:val="20"/>
      <w:szCs w:val="20"/>
    </w:rPr>
  </w:style>
  <w:style w:type="paragraph" w:styleId="CommentSubject">
    <w:name w:val="annotation subject"/>
    <w:basedOn w:val="CommentText"/>
    <w:next w:val="CommentText"/>
    <w:link w:val="CommentSubjectChar"/>
    <w:uiPriority w:val="99"/>
    <w:semiHidden/>
    <w:unhideWhenUsed/>
    <w:rsid w:val="00EB5AF5"/>
    <w:rPr>
      <w:b/>
      <w:bCs/>
    </w:rPr>
  </w:style>
  <w:style w:type="character" w:customStyle="1" w:styleId="CommentSubjectChar">
    <w:name w:val="Comment Subject Char"/>
    <w:basedOn w:val="CommentTextChar"/>
    <w:link w:val="CommentSubject"/>
    <w:uiPriority w:val="99"/>
    <w:semiHidden/>
    <w:rsid w:val="00EB5AF5"/>
    <w:rPr>
      <w:b/>
      <w:bCs/>
      <w:sz w:val="20"/>
      <w:szCs w:val="20"/>
    </w:rPr>
  </w:style>
  <w:style w:type="paragraph" w:styleId="BalloonText">
    <w:name w:val="Balloon Text"/>
    <w:basedOn w:val="Normal"/>
    <w:link w:val="BalloonTextChar"/>
    <w:uiPriority w:val="99"/>
    <w:semiHidden/>
    <w:unhideWhenUsed/>
    <w:rsid w:val="003B6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FEC"/>
    <w:rPr>
      <w:rFonts w:ascii="Segoe UI" w:hAnsi="Segoe UI" w:cs="Segoe UI"/>
      <w:sz w:val="18"/>
      <w:szCs w:val="18"/>
    </w:rPr>
  </w:style>
  <w:style w:type="paragraph" w:styleId="Revision">
    <w:name w:val="Revision"/>
    <w:hidden/>
    <w:uiPriority w:val="99"/>
    <w:semiHidden/>
    <w:rsid w:val="003D4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54188366">
          <w:marLeft w:val="0"/>
          <w:marRight w:val="0"/>
          <w:marTop w:val="0"/>
          <w:marBottom w:val="0"/>
          <w:divBdr>
            <w:top w:val="none" w:sz="0" w:space="0" w:color="auto"/>
            <w:left w:val="none" w:sz="0" w:space="0" w:color="auto"/>
            <w:bottom w:val="none" w:sz="0" w:space="0" w:color="auto"/>
            <w:right w:val="none" w:sz="0" w:space="0" w:color="auto"/>
          </w:divBdr>
          <w:divsChild>
            <w:div w:id="508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99">
      <w:bodyDiv w:val="1"/>
      <w:marLeft w:val="0"/>
      <w:marRight w:val="0"/>
      <w:marTop w:val="0"/>
      <w:marBottom w:val="0"/>
      <w:divBdr>
        <w:top w:val="none" w:sz="0" w:space="0" w:color="auto"/>
        <w:left w:val="none" w:sz="0" w:space="0" w:color="auto"/>
        <w:bottom w:val="none" w:sz="0" w:space="0" w:color="auto"/>
        <w:right w:val="none" w:sz="0" w:space="0" w:color="auto"/>
      </w:divBdr>
    </w:div>
    <w:div w:id="811603927">
      <w:bodyDiv w:val="1"/>
      <w:marLeft w:val="0"/>
      <w:marRight w:val="0"/>
      <w:marTop w:val="0"/>
      <w:marBottom w:val="0"/>
      <w:divBdr>
        <w:top w:val="none" w:sz="0" w:space="0" w:color="auto"/>
        <w:left w:val="none" w:sz="0" w:space="0" w:color="auto"/>
        <w:bottom w:val="none" w:sz="0" w:space="0" w:color="auto"/>
        <w:right w:val="none" w:sz="0" w:space="0" w:color="auto"/>
      </w:divBdr>
    </w:div>
    <w:div w:id="929974303">
      <w:bodyDiv w:val="1"/>
      <w:marLeft w:val="0"/>
      <w:marRight w:val="0"/>
      <w:marTop w:val="0"/>
      <w:marBottom w:val="0"/>
      <w:divBdr>
        <w:top w:val="none" w:sz="0" w:space="0" w:color="auto"/>
        <w:left w:val="none" w:sz="0" w:space="0" w:color="auto"/>
        <w:bottom w:val="none" w:sz="0" w:space="0" w:color="auto"/>
        <w:right w:val="none" w:sz="0" w:space="0" w:color="auto"/>
      </w:divBdr>
    </w:div>
    <w:div w:id="990791787">
      <w:bodyDiv w:val="1"/>
      <w:marLeft w:val="0"/>
      <w:marRight w:val="0"/>
      <w:marTop w:val="0"/>
      <w:marBottom w:val="0"/>
      <w:divBdr>
        <w:top w:val="none" w:sz="0" w:space="0" w:color="auto"/>
        <w:left w:val="none" w:sz="0" w:space="0" w:color="auto"/>
        <w:bottom w:val="none" w:sz="0" w:space="0" w:color="auto"/>
        <w:right w:val="none" w:sz="0" w:space="0" w:color="auto"/>
      </w:divBdr>
    </w:div>
    <w:div w:id="1575697580">
      <w:bodyDiv w:val="1"/>
      <w:marLeft w:val="0"/>
      <w:marRight w:val="0"/>
      <w:marTop w:val="0"/>
      <w:marBottom w:val="0"/>
      <w:divBdr>
        <w:top w:val="none" w:sz="0" w:space="0" w:color="auto"/>
        <w:left w:val="none" w:sz="0" w:space="0" w:color="auto"/>
        <w:bottom w:val="none" w:sz="0" w:space="0" w:color="auto"/>
        <w:right w:val="none" w:sz="0" w:space="0" w:color="auto"/>
      </w:divBdr>
    </w:div>
    <w:div w:id="1645115444">
      <w:bodyDiv w:val="1"/>
      <w:marLeft w:val="0"/>
      <w:marRight w:val="0"/>
      <w:marTop w:val="0"/>
      <w:marBottom w:val="0"/>
      <w:divBdr>
        <w:top w:val="none" w:sz="0" w:space="0" w:color="auto"/>
        <w:left w:val="none" w:sz="0" w:space="0" w:color="auto"/>
        <w:bottom w:val="none" w:sz="0" w:space="0" w:color="auto"/>
        <w:right w:val="none" w:sz="0" w:space="0" w:color="auto"/>
      </w:divBdr>
      <w:divsChild>
        <w:div w:id="1097218291">
          <w:marLeft w:val="0"/>
          <w:marRight w:val="0"/>
          <w:marTop w:val="0"/>
          <w:marBottom w:val="0"/>
          <w:divBdr>
            <w:top w:val="none" w:sz="0" w:space="0" w:color="auto"/>
            <w:left w:val="none" w:sz="0" w:space="0" w:color="auto"/>
            <w:bottom w:val="none" w:sz="0" w:space="0" w:color="auto"/>
            <w:right w:val="none" w:sz="0" w:space="0" w:color="auto"/>
          </w:divBdr>
        </w:div>
        <w:div w:id="1838306677">
          <w:marLeft w:val="0"/>
          <w:marRight w:val="0"/>
          <w:marTop w:val="0"/>
          <w:marBottom w:val="0"/>
          <w:divBdr>
            <w:top w:val="none" w:sz="0" w:space="0" w:color="auto"/>
            <w:left w:val="none" w:sz="0" w:space="0" w:color="auto"/>
            <w:bottom w:val="none" w:sz="0" w:space="0" w:color="auto"/>
            <w:right w:val="none" w:sz="0" w:space="0" w:color="auto"/>
          </w:divBdr>
        </w:div>
        <w:div w:id="2081247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primoa.library.unsw.edu.au/openurl/61UNSW_INST/UNSW_SERVICES_PAGE?sid=OVID:zoordb&amp;id=pmid:&amp;id=doi:&amp;issn=1932-6203&amp;isbn=&amp;volume=11&amp;issue=11&amp;spage=&amp;pages=e0163587&amp;date=2016&amp;title=PLoS+ONE&amp;atitle=Seasonal+and+Diel+Vocalization+Patterns+of+Antarctic+Blue+Whale+%28Balaenoptera+musculus+intermedia%29+in+the+Southern+Indian+Ocean%3A+A+Multi-Year+and+Multi-Site+Study.&amp;aulast=Leroy&amp;pid=%3Cauthor%3ELeroy%2C+Emmanuelle+C%3BSamaran%2C+Flore%3BBonnel%2C+Julien%3BRoyer%2C+Jean-Yves%3C%2Fauthor%3E%3CAN%3EZOOR15303016194%3C%2FAN%3E%3CDT%3E%3C%2FDT%3E" TargetMode="External"/><Relationship Id="rId21" Type="http://schemas.openxmlformats.org/officeDocument/2006/relationships/hyperlink" Target="https://doi.org/10.3354/esr01096" TargetMode="External"/><Relationship Id="rId34" Type="http://schemas.openxmlformats.org/officeDocument/2006/relationships/hyperlink" Target="http://primoa.library.unsw.edu.au/openurl/61UNSW_INST/UNSW_SERVICES_PAGE?sid=OVID:zoordb&amp;id=pmid:&amp;id=doi:&amp;issn=0967-0637&amp;isbn=&amp;volume=51&amp;issue=10&amp;spage=1337&amp;pages=1337-1346&amp;date=2004&amp;title=Deep-Sea+Research+Part+I+Oceanographic+Research+Papers&amp;atitle=Antarctic-type+blue+whale+calls+recorded+at+low+latitudes+in+the+Indian+and+eastern+Pacific+Oceans.&amp;aulast=Stafford&amp;pid=%3Cauthor%3EStafford%2C+Kathleen+M%3BBohnenstiehl%2C+DelWayne+R%3BTolstoy%2C+Maya%3BChapp%2C+Emily%3BMellinger%2C+David+K%3BMoore%2C+Sue+E%3C%2Fauthor%3E%3CAN%3EZOOR14101005146%3C%2FAN%3E%3CDT%3E%3C%2FDT%3E" TargetMode="External"/><Relationship Id="rId7" Type="http://schemas.openxmlformats.org/officeDocument/2006/relationships/hyperlink" Target="https://oceanwatch.pifsc.noaa.gov/doc.html"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ovidsp.ovid.com/ovidweb.cgi?T=JS&amp;CSC=Y&amp;NEWS=N&amp;PAGE=fulltext&amp;D=zoor22&amp;AN=ZOOR15303016194" TargetMode="External"/><Relationship Id="rId33" Type="http://schemas.openxmlformats.org/officeDocument/2006/relationships/hyperlink" Target="http://ovidsp.ovid.com/ovidweb.cgi?T=JS&amp;CSC=Y&amp;NEWS=N&amp;PAGE=fulltext&amp;D=zoor10&amp;AN=ZOOR1410100514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111/j.1365-2907.2007.00106.x" TargetMode="External"/><Relationship Id="rId29" Type="http://schemas.openxmlformats.org/officeDocument/2006/relationships/hyperlink" Target="https://doi.org/10.1371/journal.pone.007156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24" Type="http://schemas.openxmlformats.org/officeDocument/2006/relationships/hyperlink" Target="https://doi.org/10.3354/esr00927" TargetMode="External"/><Relationship Id="rId32" Type="http://schemas.openxmlformats.org/officeDocument/2006/relationships/hyperlink" Target="https://doi.org/10.1111/j.1748-7692.2010.00437.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doi.org/10.1371/journal.pone.0093578" TargetMode="External"/><Relationship Id="rId28" Type="http://schemas.openxmlformats.org/officeDocument/2006/relationships/hyperlink" Target="http://primoa.library.unsw.edu.au/openurl/61UNSW_INST/UNSW_SERVICES_PAGE?sid=OVID:zoordb&amp;id=pmid:&amp;id=doi:&amp;issn=1863-5407&amp;isbn=&amp;volume=12&amp;issue=2&amp;spage=157&amp;pages=157-165&amp;date=2010&amp;title=Endangered+Species+Research&amp;atitle=Discovery+of+a+mid-latitude+sympatric+area+for+two+Southern+Hemisphere+blue+whale+subspecies.&amp;aulast=Samaran&amp;pid=%3Cauthor%3ESamaran%2C+Flore%3BAdam%2C+Olivier%3BGuinet%2C+Christophe%3C%2Fauthor%3E%3CAN%3EZOOR14702013175%3C%2FAN%3E%3CDT%3E%3C%2FDT%3E"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93/jmammal/gyv126" TargetMode="External"/><Relationship Id="rId31" Type="http://schemas.openxmlformats.org/officeDocument/2006/relationships/hyperlink" Target="http://primoa.library.unsw.edu.au/openurl/61UNSW_INST/UNSW_SERVICES_PAGE?sid=OVID:zoordb&amp;id=pmid:&amp;id=doi:&amp;issn=0001-4966&amp;isbn=&amp;volume=138&amp;issue=3&amp;spage=1379&amp;pages=1379-1388&amp;date=2015&amp;title=Journal+of+the+Acoustical+Society+of+America&amp;atitle=Description+and+seasonal+detection+of+two+potential+whale+calls+recorded+in+the+Indian+Ocean.&amp;aulast=Sousa&amp;pid=%3Cauthor%3ESousa%2C+Andreia+G%3BHarris%2C+Danielle%3C%2Fauthor%3E%3CAN%3EZOOR15204024355%3C%2FAN%3E%3CDT%3E%3C%2FDT%3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111/gcb.14867" TargetMode="External"/><Relationship Id="rId27" Type="http://schemas.openxmlformats.org/officeDocument/2006/relationships/hyperlink" Target="http://ovidsp.ovid.com/ovidweb.cgi?T=JS&amp;CSC=Y&amp;NEWS=N&amp;PAGE=fulltext&amp;D=zoor16&amp;AN=ZOOR14702013175" TargetMode="External"/><Relationship Id="rId30" Type="http://schemas.openxmlformats.org/officeDocument/2006/relationships/hyperlink" Target="http://ovidsp.ovid.com/ovidweb.cgi?T=JS&amp;CSC=Y&amp;NEWS=N&amp;PAGE=fulltext&amp;D=zoor21&amp;AN=ZOOR15204024355"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8C428-19EE-1245-8974-A7D38153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29</Pages>
  <Words>6782</Words>
  <Characters>38660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Lyra</dc:creator>
  <cp:keywords/>
  <dc:description/>
  <cp:lastModifiedBy>Huang Lyra</cp:lastModifiedBy>
  <cp:revision>7</cp:revision>
  <cp:lastPrinted>2021-04-21T12:38:00Z</cp:lastPrinted>
  <dcterms:created xsi:type="dcterms:W3CDTF">2021-04-15T10:44:00Z</dcterms:created>
  <dcterms:modified xsi:type="dcterms:W3CDTF">2021-04-21T12:41:00Z</dcterms:modified>
</cp:coreProperties>
</file>